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Rule="auto"/>
        <w:ind w:firstLine="0"/>
        <w:jc w:val="left"/>
        <w:rPr/>
      </w:pPr>
      <w:bookmarkStart w:colFirst="0" w:colLast="0" w:name="_heading=h.d5yv7kvzsjfg" w:id="0"/>
      <w:bookmarkEnd w:id="0"/>
      <w:r w:rsidDel="00000000" w:rsidR="00000000" w:rsidRPr="00000000">
        <w:rPr>
          <w:rtl w:val="0"/>
        </w:rPr>
        <w:t xml:space="preserve">Busca Legislativa Inteligente</w:t>
      </w:r>
    </w:p>
    <w:p w:rsidR="00000000" w:rsidDel="00000000" w:rsidP="00000000" w:rsidRDefault="00000000" w:rsidRPr="00000000" w14:paraId="00000002">
      <w:pPr>
        <w:pBdr>
          <w:bottom w:color="fdc82f" w:space="0" w:sz="12" w:val="single"/>
        </w:pBdr>
        <w:spacing w:after="320" w:line="240" w:lineRule="auto"/>
        <w:ind w:firstLine="0"/>
        <w:rPr/>
      </w:pPr>
      <w:r w:rsidDel="00000000" w:rsidR="00000000" w:rsidRPr="00000000">
        <w:rPr>
          <w:rtl w:val="0"/>
        </w:rPr>
      </w:r>
    </w:p>
    <w:p w:rsidR="00000000" w:rsidDel="00000000" w:rsidP="00000000" w:rsidRDefault="00000000" w:rsidRPr="00000000" w14:paraId="00000003">
      <w:pPr>
        <w:spacing w:after="120" w:lineRule="auto"/>
        <w:ind w:firstLine="0"/>
        <w:rPr/>
      </w:pPr>
      <w:r w:rsidDel="00000000" w:rsidR="00000000" w:rsidRPr="00000000">
        <w:rPr>
          <w:sz w:val="26"/>
          <w:szCs w:val="26"/>
          <w:rtl w:val="0"/>
        </w:rPr>
        <w:t xml:space="preserve">Desenvolvimento de um Sistema de IA Socialmente Responsável com NLP e LLMs</w:t>
        <w:br w:type="textWrapping"/>
        <w:t xml:space="preserve">para busca de normas jurídicas de diferentes esferas legislativas que sejam semanticamente relevantes a um assunto.</w:t>
      </w:r>
      <w:r w:rsidDel="00000000" w:rsidR="00000000" w:rsidRPr="00000000">
        <w:rPr>
          <w:rtl w:val="0"/>
        </w:rPr>
      </w:r>
    </w:p>
    <w:p w:rsidR="00000000" w:rsidDel="00000000" w:rsidP="00000000" w:rsidRDefault="00000000" w:rsidRPr="00000000" w14:paraId="00000004">
      <w:pPr>
        <w:spacing w:after="0" w:line="240" w:lineRule="auto"/>
        <w:ind w:firstLine="0"/>
        <w:rPr/>
      </w:pPr>
      <w:r w:rsidDel="00000000" w:rsidR="00000000" w:rsidRPr="00000000">
        <w:rPr>
          <w:rtl w:val="0"/>
        </w:rPr>
      </w:r>
    </w:p>
    <w:p w:rsidR="00000000" w:rsidDel="00000000" w:rsidP="00000000" w:rsidRDefault="00000000" w:rsidRPr="00000000" w14:paraId="00000005">
      <w:pPr>
        <w:spacing w:after="0" w:line="240" w:lineRule="auto"/>
        <w:ind w:firstLine="0"/>
        <w:rPr/>
      </w:pPr>
      <w:r w:rsidDel="00000000" w:rsidR="00000000" w:rsidRPr="00000000">
        <w:rPr>
          <w:rtl w:val="0"/>
        </w:rPr>
      </w:r>
    </w:p>
    <w:p w:rsidR="00000000" w:rsidDel="00000000" w:rsidP="00000000" w:rsidRDefault="00000000" w:rsidRPr="00000000" w14:paraId="00000006">
      <w:pPr>
        <w:spacing w:after="0" w:line="240" w:lineRule="auto"/>
        <w:ind w:firstLine="0"/>
        <w:rPr/>
      </w:pPr>
      <w:r w:rsidDel="00000000" w:rsidR="00000000" w:rsidRPr="00000000">
        <w:rPr>
          <w:rtl w:val="0"/>
        </w:rPr>
      </w:r>
    </w:p>
    <w:p w:rsidR="00000000" w:rsidDel="00000000" w:rsidP="00000000" w:rsidRDefault="00000000" w:rsidRPr="00000000" w14:paraId="00000007">
      <w:pPr>
        <w:spacing w:after="0" w:line="240" w:lineRule="auto"/>
        <w:ind w:firstLine="0"/>
        <w:rPr/>
      </w:pPr>
      <w:r w:rsidDel="00000000" w:rsidR="00000000" w:rsidRPr="00000000">
        <w:rPr>
          <w:rtl w:val="0"/>
        </w:rPr>
      </w:r>
    </w:p>
    <w:p w:rsidR="00000000" w:rsidDel="00000000" w:rsidP="00000000" w:rsidRDefault="00000000" w:rsidRPr="00000000" w14:paraId="00000008">
      <w:pPr>
        <w:spacing w:after="0" w:line="240" w:lineRule="auto"/>
        <w:ind w:firstLine="0"/>
        <w:rPr/>
      </w:pPr>
      <w:r w:rsidDel="00000000" w:rsidR="00000000" w:rsidRPr="00000000">
        <w:rPr>
          <w:rtl w:val="0"/>
        </w:rPr>
      </w:r>
    </w:p>
    <w:p w:rsidR="00000000" w:rsidDel="00000000" w:rsidP="00000000" w:rsidRDefault="00000000" w:rsidRPr="00000000" w14:paraId="00000009">
      <w:pPr>
        <w:spacing w:after="0" w:line="240" w:lineRule="auto"/>
        <w:ind w:firstLine="0"/>
        <w:rPr/>
      </w:pPr>
      <w:r w:rsidDel="00000000" w:rsidR="00000000" w:rsidRPr="00000000">
        <w:rPr>
          <w:rtl w:val="0"/>
        </w:rPr>
      </w:r>
    </w:p>
    <w:p w:rsidR="00000000" w:rsidDel="00000000" w:rsidP="00000000" w:rsidRDefault="00000000" w:rsidRPr="00000000" w14:paraId="0000000A">
      <w:pPr>
        <w:spacing w:after="0" w:line="240" w:lineRule="auto"/>
        <w:ind w:firstLine="0"/>
        <w:rPr/>
      </w:pPr>
      <w:r w:rsidDel="00000000" w:rsidR="00000000" w:rsidRPr="00000000">
        <w:rPr>
          <w:rtl w:val="0"/>
        </w:rPr>
      </w:r>
    </w:p>
    <w:p w:rsidR="00000000" w:rsidDel="00000000" w:rsidP="00000000" w:rsidRDefault="00000000" w:rsidRPr="00000000" w14:paraId="0000000B">
      <w:pPr>
        <w:spacing w:after="0" w:line="240" w:lineRule="auto"/>
        <w:ind w:firstLine="0"/>
        <w:rPr/>
      </w:pPr>
      <w:r w:rsidDel="00000000" w:rsidR="00000000" w:rsidRPr="00000000">
        <w:rPr>
          <w:rtl w:val="0"/>
        </w:rPr>
      </w:r>
    </w:p>
    <w:p w:rsidR="00000000" w:rsidDel="00000000" w:rsidP="00000000" w:rsidRDefault="00000000" w:rsidRPr="00000000" w14:paraId="0000000C">
      <w:pPr>
        <w:spacing w:after="0" w:line="240" w:lineRule="auto"/>
        <w:ind w:firstLine="0"/>
        <w:rPr/>
      </w:pPr>
      <w:r w:rsidDel="00000000" w:rsidR="00000000" w:rsidRPr="00000000">
        <w:rPr>
          <w:rtl w:val="0"/>
        </w:rPr>
      </w:r>
    </w:p>
    <w:p w:rsidR="00000000" w:rsidDel="00000000" w:rsidP="00000000" w:rsidRDefault="00000000" w:rsidRPr="00000000" w14:paraId="0000000D">
      <w:pPr>
        <w:spacing w:after="0" w:line="240" w:lineRule="auto"/>
        <w:ind w:firstLine="0"/>
        <w:rPr/>
      </w:pPr>
      <w:r w:rsidDel="00000000" w:rsidR="00000000" w:rsidRPr="00000000">
        <w:rPr>
          <w:rtl w:val="0"/>
        </w:rPr>
      </w:r>
    </w:p>
    <w:p w:rsidR="00000000" w:rsidDel="00000000" w:rsidP="00000000" w:rsidRDefault="00000000" w:rsidRPr="00000000" w14:paraId="0000000E">
      <w:pPr>
        <w:spacing w:after="0" w:line="240" w:lineRule="auto"/>
        <w:ind w:firstLine="0"/>
        <w:rPr/>
      </w:pPr>
      <w:r w:rsidDel="00000000" w:rsidR="00000000" w:rsidRPr="00000000">
        <w:rPr>
          <w:rtl w:val="0"/>
        </w:rPr>
      </w:r>
    </w:p>
    <w:p w:rsidR="00000000" w:rsidDel="00000000" w:rsidP="00000000" w:rsidRDefault="00000000" w:rsidRPr="00000000" w14:paraId="0000000F">
      <w:pPr>
        <w:spacing w:after="0" w:line="240" w:lineRule="auto"/>
        <w:ind w:firstLine="0"/>
        <w:rPr/>
      </w:pPr>
      <w:r w:rsidDel="00000000" w:rsidR="00000000" w:rsidRPr="00000000">
        <w:rPr>
          <w:rtl w:val="0"/>
        </w:rPr>
      </w:r>
    </w:p>
    <w:p w:rsidR="00000000" w:rsidDel="00000000" w:rsidP="00000000" w:rsidRDefault="00000000" w:rsidRPr="00000000" w14:paraId="00000010">
      <w:pPr>
        <w:spacing w:after="0" w:line="240" w:lineRule="auto"/>
        <w:ind w:firstLine="0"/>
        <w:rPr/>
      </w:pPr>
      <w:r w:rsidDel="00000000" w:rsidR="00000000" w:rsidRPr="00000000">
        <w:rPr>
          <w:rtl w:val="0"/>
        </w:rPr>
      </w:r>
    </w:p>
    <w:p w:rsidR="00000000" w:rsidDel="00000000" w:rsidP="00000000" w:rsidRDefault="00000000" w:rsidRPr="00000000" w14:paraId="00000011">
      <w:pPr>
        <w:spacing w:after="0" w:line="240" w:lineRule="auto"/>
        <w:ind w:firstLine="0"/>
        <w:rPr/>
      </w:pPr>
      <w:r w:rsidDel="00000000" w:rsidR="00000000" w:rsidRPr="00000000">
        <w:rPr>
          <w:rtl w:val="0"/>
        </w:rPr>
      </w:r>
    </w:p>
    <w:p w:rsidR="00000000" w:rsidDel="00000000" w:rsidP="00000000" w:rsidRDefault="00000000" w:rsidRPr="00000000" w14:paraId="00000012">
      <w:pPr>
        <w:spacing w:after="0" w:line="240" w:lineRule="auto"/>
        <w:ind w:firstLine="0"/>
        <w:rPr/>
      </w:pPr>
      <w:r w:rsidDel="00000000" w:rsidR="00000000" w:rsidRPr="00000000">
        <w:rPr>
          <w:rtl w:val="0"/>
        </w:rPr>
      </w:r>
    </w:p>
    <w:p w:rsidR="00000000" w:rsidDel="00000000" w:rsidP="00000000" w:rsidRDefault="00000000" w:rsidRPr="00000000" w14:paraId="00000013">
      <w:pPr>
        <w:spacing w:after="0" w:line="240" w:lineRule="auto"/>
        <w:ind w:firstLine="0"/>
        <w:rPr/>
      </w:pPr>
      <w:r w:rsidDel="00000000" w:rsidR="00000000" w:rsidRPr="00000000">
        <w:rPr>
          <w:rtl w:val="0"/>
        </w:rPr>
      </w:r>
    </w:p>
    <w:p w:rsidR="00000000" w:rsidDel="00000000" w:rsidP="00000000" w:rsidRDefault="00000000" w:rsidRPr="00000000" w14:paraId="00000014">
      <w:pPr>
        <w:spacing w:after="0" w:line="240" w:lineRule="auto"/>
        <w:ind w:firstLine="0"/>
        <w:rPr/>
      </w:pPr>
      <w:r w:rsidDel="00000000" w:rsidR="00000000" w:rsidRPr="00000000">
        <w:rPr>
          <w:rtl w:val="0"/>
        </w:rPr>
      </w:r>
    </w:p>
    <w:p w:rsidR="00000000" w:rsidDel="00000000" w:rsidP="00000000" w:rsidRDefault="00000000" w:rsidRPr="00000000" w14:paraId="00000015">
      <w:pPr>
        <w:spacing w:after="0" w:line="240" w:lineRule="auto"/>
        <w:ind w:firstLine="0"/>
        <w:rPr/>
      </w:pPr>
      <w:r w:rsidDel="00000000" w:rsidR="00000000" w:rsidRPr="00000000">
        <w:rPr>
          <w:rtl w:val="0"/>
        </w:rPr>
      </w:r>
    </w:p>
    <w:p w:rsidR="00000000" w:rsidDel="00000000" w:rsidP="00000000" w:rsidRDefault="00000000" w:rsidRPr="00000000" w14:paraId="00000016">
      <w:pPr>
        <w:spacing w:after="0" w:line="240" w:lineRule="auto"/>
        <w:ind w:firstLine="0"/>
        <w:rPr/>
      </w:pPr>
      <w:r w:rsidDel="00000000" w:rsidR="00000000" w:rsidRPr="00000000">
        <w:rPr>
          <w:rtl w:val="0"/>
        </w:rPr>
      </w:r>
    </w:p>
    <w:p w:rsidR="00000000" w:rsidDel="00000000" w:rsidP="00000000" w:rsidRDefault="00000000" w:rsidRPr="00000000" w14:paraId="00000017">
      <w:pPr>
        <w:spacing w:after="100" w:lineRule="auto"/>
        <w:ind w:firstLine="0"/>
        <w:jc w:val="left"/>
        <w:rPr>
          <w:b w:val="1"/>
          <w:bCs w:val="1"/>
          <w:color w:val="008542"/>
        </w:rPr>
      </w:pPr>
      <w:r w:rsidDel="00000000" w:rsidR="00000000" w:rsidRPr="00000000">
        <w:rPr>
          <w:b w:val="1"/>
          <w:bCs w:val="1"/>
          <w:color w:val="008542"/>
          <w:rtl w:val="0"/>
        </w:rPr>
        <w:t xml:space="preserve">Grupo: F</w:t>
      </w:r>
    </w:p>
    <w:p w:rsidR="00000000" w:rsidDel="00000000" w:rsidP="00000000" w:rsidRDefault="00000000" w:rsidRPr="00000000" w14:paraId="00000018">
      <w:pPr>
        <w:spacing w:after="100" w:lineRule="auto"/>
        <w:ind w:firstLine="0"/>
        <w:jc w:val="left"/>
        <w:rPr>
          <w:b w:val="1"/>
          <w:bCs w:val="1"/>
          <w:color w:val="008542"/>
        </w:rPr>
      </w:pPr>
      <w:r w:rsidDel="00000000" w:rsidR="00000000" w:rsidRPr="00000000">
        <w:rPr>
          <w:b w:val="1"/>
          <w:bCs w:val="1"/>
          <w:color w:val="008542"/>
          <w:rtl w:val="0"/>
        </w:rPr>
        <w:t xml:space="preserve">Nomes: Edson Andrade de Moraes, Eduardo Zimelewicz, Ligia Thomaz Vieira Leite, Mariana Lisker Braunstein, Omar Vinicius Matos Rolim e Wallace Albertini Boquimpani</w:t>
      </w:r>
    </w:p>
    <w:p w:rsidR="00000000" w:rsidDel="00000000" w:rsidP="00000000" w:rsidRDefault="00000000" w:rsidRPr="00000000" w14:paraId="00000019">
      <w:pPr>
        <w:spacing w:after="100" w:lineRule="auto"/>
        <w:ind w:firstLine="0"/>
        <w:jc w:val="left"/>
        <w:rPr/>
      </w:pPr>
      <w:r w:rsidDel="00000000" w:rsidR="00000000" w:rsidRPr="00000000">
        <w:rPr>
          <w:b w:val="1"/>
          <w:bCs w:val="1"/>
          <w:color w:val="008542"/>
          <w:rtl w:val="0"/>
        </w:rPr>
        <w:t xml:space="preserve">Disciplina: INF2921/CIS2114 - Projeto de Sistemas de IA Confiáveis e Socialmente Responsáveis</w:t>
      </w:r>
      <w:r w:rsidDel="00000000" w:rsidR="00000000" w:rsidRPr="00000000">
        <w:rPr>
          <w:rtl w:val="0"/>
        </w:rPr>
      </w:r>
    </w:p>
    <w:p w:rsidR="00000000" w:rsidDel="00000000" w:rsidP="00000000" w:rsidRDefault="00000000" w:rsidRPr="00000000" w14:paraId="0000001A">
      <w:pPr>
        <w:spacing w:after="100" w:lineRule="auto"/>
        <w:ind w:firstLine="0"/>
        <w:jc w:val="left"/>
        <w:rPr/>
      </w:pPr>
      <w:r w:rsidDel="00000000" w:rsidR="00000000" w:rsidRPr="00000000">
        <w:rPr>
          <w:rtl w:val="0"/>
        </w:rPr>
      </w:r>
    </w:p>
    <w:p w:rsidR="00000000" w:rsidDel="00000000" w:rsidP="00000000" w:rsidRDefault="00000000" w:rsidRPr="00000000" w14:paraId="0000001B">
      <w:pPr>
        <w:spacing w:after="100" w:lineRule="auto"/>
        <w:ind w:firstLine="0"/>
        <w:jc w:val="left"/>
        <w:rPr>
          <w:color w:val="008542"/>
        </w:rPr>
      </w:pPr>
      <w:r w:rsidDel="00000000" w:rsidR="00000000" w:rsidRPr="00000000">
        <w:rPr>
          <w:b w:val="1"/>
          <w:bCs w:val="1"/>
          <w:color w:val="008542"/>
          <w:rtl w:val="0"/>
        </w:rPr>
        <w:t xml:space="preserve">Data: 01/07/2026</w:t>
      </w:r>
      <w:r w:rsidDel="00000000" w:rsidR="00000000" w:rsidRPr="00000000">
        <w:rPr>
          <w:rtl w:val="0"/>
        </w:rPr>
      </w:r>
    </w:p>
    <w:p w:rsidR="00000000" w:rsidDel="00000000" w:rsidP="00000000" w:rsidRDefault="00000000" w:rsidRPr="00000000" w14:paraId="0000001C">
      <w:pPr>
        <w:spacing w:after="120" w:lineRule="auto"/>
        <w:ind w:firstLine="0"/>
        <w:jc w:val="left"/>
        <w:rPr/>
      </w:pPr>
      <w:r w:rsidDel="00000000" w:rsidR="00000000" w:rsidRPr="00000000">
        <w:rPr>
          <w:b w:val="1"/>
          <w:bCs w:val="1"/>
          <w:color w:val="008542"/>
          <w:sz w:val="32"/>
          <w:szCs w:val="32"/>
          <w:rtl w:val="0"/>
        </w:rPr>
        <w:t xml:space="preserve">Sumário Executivo</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Este relatório descreve o desenvolvimento do sistema Busca Legislativa Inteligente, uma solução baseada em Processamento de Linguagem Natural (NLP) e Large Language Models (LLMs) voltada a identificar, indexar e relacionar normas jurídicas das esferas municipal, estadual e federal. O sistema permite a busca de normas relacionadas semanticamente a um determinado assunto, apresentando normas na versão integral, nível de </w:t>
      </w:r>
      <w:r w:rsidDel="00000000" w:rsidR="00000000" w:rsidRPr="00000000">
        <w:rPr>
          <w:rtl w:val="0"/>
        </w:rPr>
        <w:t xml:space="preserve">relevância, destacando trechos relevantes e as </w:t>
      </w:r>
      <w:r w:rsidDel="00000000" w:rsidR="00000000" w:rsidRPr="00000000">
        <w:rPr>
          <w:rtl w:val="0"/>
        </w:rPr>
        <w:t xml:space="preserve">fontes oficiais. O sistema não emite opinião jurídica, mantendo o julgamento final sob responsabilidade humana.</w:t>
      </w:r>
    </w:p>
    <w:p w:rsidR="00000000" w:rsidDel="00000000" w:rsidP="00000000" w:rsidRDefault="00000000" w:rsidRPr="00000000" w14:paraId="0000001E">
      <w:pPr>
        <w:rPr/>
      </w:pPr>
      <w:r w:rsidDel="00000000" w:rsidR="00000000" w:rsidRPr="00000000">
        <w:rPr>
          <w:rtl w:val="0"/>
        </w:rPr>
        <w:t xml:space="preserve">O documento está organizado em seis seções: (1) O Problema e a Solução Proposta; (2) Casos de Uso da Solução; (3) Arquitetura da Solução; (4) Testes e Avaliação; (5) Literatura e Decisões de Design; e (6) Próximos Passos e Direções Futuras. </w:t>
      </w:r>
    </w:p>
    <w:p w:rsidR="00000000" w:rsidDel="00000000" w:rsidP="00000000" w:rsidRDefault="00000000" w:rsidRPr="00000000" w14:paraId="0000001F">
      <w:pPr>
        <w:pStyle w:val="Heading1"/>
        <w:spacing w:after="120" w:lineRule="auto"/>
        <w:ind w:firstLine="0"/>
        <w:jc w:val="left"/>
        <w:rPr/>
      </w:pPr>
      <w:bookmarkStart w:colFirst="0" w:colLast="0" w:name="_heading=h.xd9k5jtc2orh" w:id="1"/>
      <w:bookmarkEnd w:id="1"/>
      <w:r w:rsidDel="00000000" w:rsidR="00000000" w:rsidRPr="00000000">
        <w:rPr>
          <w:rtl w:val="0"/>
        </w:rPr>
        <w:t xml:space="preserve">1. O Problema e a Solução Proposta</w:t>
      </w:r>
    </w:p>
    <w:p w:rsidR="00000000" w:rsidDel="00000000" w:rsidP="00000000" w:rsidRDefault="00000000" w:rsidRPr="00000000" w14:paraId="00000020">
      <w:pPr>
        <w:pStyle w:val="Heading2"/>
        <w:spacing w:after="120" w:before="360" w:lineRule="auto"/>
        <w:ind w:firstLine="0"/>
        <w:jc w:val="left"/>
        <w:rPr/>
      </w:pPr>
      <w:bookmarkStart w:colFirst="0" w:colLast="0" w:name="_heading=h.glqt91sletcx" w:id="2"/>
      <w:bookmarkEnd w:id="2"/>
      <w:r w:rsidDel="00000000" w:rsidR="00000000" w:rsidRPr="00000000">
        <w:rPr>
          <w:rtl w:val="0"/>
        </w:rPr>
        <w:t xml:space="preserve">1.1 Seleção do tema</w:t>
      </w:r>
    </w:p>
    <w:p w:rsidR="00000000" w:rsidDel="00000000" w:rsidP="00000000" w:rsidRDefault="00000000" w:rsidRPr="00000000" w14:paraId="00000021">
      <w:pPr>
        <w:rPr/>
      </w:pPr>
      <w:r w:rsidDel="00000000" w:rsidR="00000000" w:rsidRPr="00000000">
        <w:rPr>
          <w:rtl w:val="0"/>
        </w:rPr>
        <w:t xml:space="preserve">A seleção do tema inicial gerou debates intensos no grupo, que dividia interesses entre as áreas de "Educação" e "Legislação". Após consultas iniciais com partes interessadas, a proposta de educação foi descartada devido à alta complexidade envolvida: surgiram impasses sobre a definição do público-alvo, acessibilidade, metodologias pedagógicas e os riscos de alucinação de LLMs no aprendizado. Em contrapartida, a proposta de legislação, focada no município do Rio de Janeiro, foi amplamente respaldada pelos entrevistados, que destacaram a necessidade de um mecanismo unificado de busca capaz de identificar dispositivos relevantes nas leis analisadas.</w:t>
      </w:r>
      <w:r w:rsidDel="00000000" w:rsidR="00000000" w:rsidRPr="00000000">
        <w:rPr>
          <w:rtl w:val="0"/>
        </w:rPr>
      </w:r>
    </w:p>
    <w:p w:rsidR="00000000" w:rsidDel="00000000" w:rsidP="00000000" w:rsidRDefault="00000000" w:rsidRPr="00000000" w14:paraId="00000022">
      <w:pPr>
        <w:pStyle w:val="Heading2"/>
        <w:spacing w:after="120" w:before="360" w:lineRule="auto"/>
        <w:ind w:firstLine="0"/>
        <w:jc w:val="left"/>
        <w:rPr/>
      </w:pPr>
      <w:bookmarkStart w:colFirst="0" w:colLast="0" w:name="_heading=h.8v8wl0k6qwsf" w:id="3"/>
      <w:bookmarkEnd w:id="3"/>
      <w:r w:rsidDel="00000000" w:rsidR="00000000" w:rsidRPr="00000000">
        <w:rPr>
          <w:rtl w:val="0"/>
        </w:rPr>
        <w:t xml:space="preserve">1.2. Contexto e Motivação</w:t>
      </w:r>
    </w:p>
    <w:p w:rsidR="00000000" w:rsidDel="00000000" w:rsidP="00000000" w:rsidRDefault="00000000" w:rsidRPr="00000000" w14:paraId="00000023">
      <w:pPr>
        <w:rPr/>
      </w:pPr>
      <w:r w:rsidDel="00000000" w:rsidR="00000000" w:rsidRPr="00000000">
        <w:rPr>
          <w:rtl w:val="0"/>
        </w:rPr>
        <w:t xml:space="preserve">A estrutura jurídica brasileira divide-se em três esferas legislativas — federal, estadual e municipal —, cujas produções normativas ocorrem de forma independente e sem integração em uma plataforma unificada. Atualmente, o massivo volume de leis gerado fica disperso em múltiplos sites governamentais. Mesmo o mecanismo de busca do Governo Federal apresenta lacunas críticas: além de não indexar a legislação do município do Rio de Janeiro, ele impede o acesso direto ao texto integral dos documentos, operando com base em palavras-chave insuficientes para uma análise aprofundada. Esse cenário de extrema fragmentação sobrecarrega o trabalho de pesquisa, exigindo a consulta a diferentes portais e dificultando a análise de correlações e complementaridades entre os dispositivos legais, assim como a identificação de lacunas normativas.</w:t>
      </w:r>
      <w:r w:rsidDel="00000000" w:rsidR="00000000" w:rsidRPr="00000000">
        <w:rPr>
          <w:rtl w:val="0"/>
        </w:rPr>
      </w:r>
    </w:p>
    <w:p w:rsidR="00000000" w:rsidDel="00000000" w:rsidP="00000000" w:rsidRDefault="00000000" w:rsidRPr="00000000" w14:paraId="00000024">
      <w:pPr>
        <w:pStyle w:val="Heading2"/>
        <w:spacing w:after="120" w:before="360" w:lineRule="auto"/>
        <w:ind w:firstLine="0"/>
        <w:jc w:val="left"/>
        <w:rPr/>
      </w:pPr>
      <w:bookmarkStart w:colFirst="0" w:colLast="0" w:name="_heading=h.vmoxjr9oa37z" w:id="4"/>
      <w:bookmarkEnd w:id="4"/>
      <w:r w:rsidDel="00000000" w:rsidR="00000000" w:rsidRPr="00000000">
        <w:rPr>
          <w:rtl w:val="0"/>
        </w:rPr>
        <w:t xml:space="preserve">1.3 Descrição do Problema: Quem é Afetado e Por Que Importa</w:t>
      </w:r>
    </w:p>
    <w:p w:rsidR="00000000" w:rsidDel="00000000" w:rsidP="00000000" w:rsidRDefault="00000000" w:rsidRPr="00000000" w14:paraId="00000025">
      <w:pPr>
        <w:rPr/>
      </w:pPr>
      <w:r w:rsidDel="00000000" w:rsidR="00000000" w:rsidRPr="00000000">
        <w:rPr>
          <w:rtl w:val="0"/>
        </w:rPr>
        <w:t xml:space="preserve">A ineficiência na busca por normas jurídicas afeta diretamente qualquer pessoa ou instituição que precise compreender a legislação aplicável a uma situação específica, mas especificamente os advogados especializados em diferentes temas, cuja regula</w:t>
      </w:r>
      <w:r w:rsidDel="00000000" w:rsidR="00000000" w:rsidRPr="00000000">
        <w:rPr>
          <w:rtl w:val="0"/>
        </w:rPr>
        <w:t xml:space="preserve">ção depende da interação de diferentes esferas normativas</w:t>
      </w:r>
      <w:r w:rsidDel="00000000" w:rsidR="00000000" w:rsidRPr="00000000">
        <w:rPr>
          <w:rtl w:val="0"/>
        </w:rPr>
        <w:t xml:space="preserve">. Os problemas centrais identificados são:</w:t>
      </w:r>
    </w:p>
    <w:p w:rsidR="00000000" w:rsidDel="00000000" w:rsidP="00000000" w:rsidRDefault="00000000" w:rsidRPr="00000000" w14:paraId="00000026">
      <w:pPr>
        <w:numPr>
          <w:ilvl w:val="0"/>
          <w:numId w:val="5"/>
        </w:numPr>
        <w:spacing w:after="0" w:afterAutospacing="0" w:lineRule="auto"/>
        <w:ind w:left="720" w:hanging="360"/>
        <w:rPr>
          <w:u w:val="none"/>
        </w:rPr>
      </w:pPr>
      <w:r w:rsidDel="00000000" w:rsidR="00000000" w:rsidRPr="00000000">
        <w:rPr>
          <w:rtl w:val="0"/>
        </w:rPr>
        <w:t xml:space="preserve">Mecanismos de busca limitados: as ferramentas disponíveis localizam leis apenas pela ementa e pelos metadados, não permitindo busca no texto legal — justamente onde se encontram os artigos que produzem efeitos concretos sobre cidadãos e pessoas jurídicas.</w:t>
      </w:r>
    </w:p>
    <w:p w:rsidR="00000000" w:rsidDel="00000000" w:rsidP="00000000" w:rsidRDefault="00000000" w:rsidRPr="00000000" w14:paraId="00000027">
      <w:pPr>
        <w:numPr>
          <w:ilvl w:val="0"/>
          <w:numId w:val="5"/>
        </w:numPr>
        <w:spacing w:after="0" w:afterAutospacing="0" w:lineRule="auto"/>
        <w:ind w:left="720" w:hanging="360"/>
        <w:rPr>
          <w:u w:val="none"/>
        </w:rPr>
      </w:pPr>
      <w:r w:rsidDel="00000000" w:rsidR="00000000" w:rsidRPr="00000000">
        <w:rPr>
          <w:rtl w:val="0"/>
        </w:rPr>
        <w:t xml:space="preserve">Relações entre normas invisíveis: vínculos de  complementaridade entre dispositivos legais de esferas distintas não são explicitados nos textos, exigindo leitura cruzada manual entre diferentes portais.</w:t>
      </w:r>
      <w:r w:rsidDel="00000000" w:rsidR="00000000" w:rsidRPr="00000000">
        <w:rPr>
          <w:rtl w:val="0"/>
        </w:rPr>
      </w:r>
    </w:p>
    <w:p w:rsidR="00000000" w:rsidDel="00000000" w:rsidP="00000000" w:rsidRDefault="00000000" w:rsidRPr="00000000" w14:paraId="00000028">
      <w:pPr>
        <w:numPr>
          <w:ilvl w:val="0"/>
          <w:numId w:val="5"/>
        </w:numPr>
        <w:spacing w:after="0" w:afterAutospacing="0" w:lineRule="auto"/>
        <w:ind w:left="720" w:hanging="360"/>
        <w:rPr>
          <w:u w:val="none"/>
        </w:rPr>
      </w:pPr>
      <w:r w:rsidDel="00000000" w:rsidR="00000000" w:rsidRPr="00000000">
        <w:rPr>
          <w:rtl w:val="0"/>
        </w:rPr>
        <w:t xml:space="preserve">V</w:t>
      </w:r>
      <w:r w:rsidDel="00000000" w:rsidR="00000000" w:rsidRPr="00000000">
        <w:rPr>
          <w:rtl w:val="0"/>
        </w:rPr>
        <w:t xml:space="preserve">ínculos de alteração, complementaridade ou referência dentro de leis de uma mesma esfera nem sempre são clicáveis e demandam a realização de novas buscas. </w:t>
      </w:r>
      <w:r w:rsidDel="00000000" w:rsidR="00000000" w:rsidRPr="00000000">
        <w:rPr>
          <w:rtl w:val="0"/>
        </w:rPr>
      </w:r>
    </w:p>
    <w:p w:rsidR="00000000" w:rsidDel="00000000" w:rsidP="00000000" w:rsidRDefault="00000000" w:rsidRPr="00000000" w14:paraId="00000029">
      <w:pPr>
        <w:numPr>
          <w:ilvl w:val="0"/>
          <w:numId w:val="5"/>
        </w:numPr>
        <w:spacing w:after="0" w:afterAutospacing="0" w:lineRule="auto"/>
        <w:ind w:left="720" w:hanging="360"/>
        <w:rPr>
          <w:u w:val="none"/>
        </w:rPr>
      </w:pPr>
      <w:r w:rsidDel="00000000" w:rsidR="00000000" w:rsidRPr="00000000">
        <w:rPr>
          <w:rtl w:val="0"/>
        </w:rPr>
        <w:t xml:space="preserve">Esforço manual exaustivo: a identificação das legislações aplicáveis a uma situação concreta demanda investigação legislativa de alto custo de tempo e sujeita a omissões relevantes, j</w:t>
      </w:r>
      <w:r w:rsidDel="00000000" w:rsidR="00000000" w:rsidRPr="00000000">
        <w:rPr>
          <w:rtl w:val="0"/>
        </w:rPr>
        <w:t xml:space="preserve">á que depende, além do estudo e da expertise dos advogados, também da memória humana</w:t>
      </w:r>
      <w:r w:rsidDel="00000000" w:rsidR="00000000" w:rsidRPr="00000000">
        <w:rPr>
          <w:rtl w:val="0"/>
        </w:rPr>
        <w:t xml:space="preserve">.</w:t>
      </w:r>
    </w:p>
    <w:p w:rsidR="00000000" w:rsidDel="00000000" w:rsidP="00000000" w:rsidRDefault="00000000" w:rsidRPr="00000000" w14:paraId="0000002A">
      <w:pPr>
        <w:numPr>
          <w:ilvl w:val="0"/>
          <w:numId w:val="5"/>
        </w:numPr>
        <w:spacing w:after="80" w:lineRule="auto"/>
        <w:ind w:left="720" w:hanging="360"/>
        <w:rPr>
          <w:u w:val="none"/>
        </w:rPr>
      </w:pPr>
      <w:r w:rsidDel="00000000" w:rsidR="00000000" w:rsidRPr="00000000">
        <w:rPr>
          <w:rtl w:val="0"/>
        </w:rPr>
        <w:t xml:space="preserve">IA existente com escopo restrito: as soluções que já utilizam inteligência artificial, ainda em fase beta, operam exclusivamente sobre a legislação federal, ignorando as esferas estadual e municipal.</w:t>
      </w:r>
    </w:p>
    <w:p w:rsidR="00000000" w:rsidDel="00000000" w:rsidP="00000000" w:rsidRDefault="00000000" w:rsidRPr="00000000" w14:paraId="0000002B">
      <w:pPr>
        <w:rPr/>
      </w:pPr>
      <w:r w:rsidDel="00000000" w:rsidR="00000000" w:rsidRPr="00000000">
        <w:rPr>
          <w:rtl w:val="0"/>
        </w:rPr>
        <w:t xml:space="preserve">Esses fatores combinados geram um alto custo de tempo para os profissionais do Direito e, simultaneamente, impõem riscos jurídicos reais à população. Em vez de apenas penalizar os atores com menos recursos, esse cenário amplifica desigualdades já existentes: a assimetria financeira — evidente na capacidade de contratar assessoria jurídica especializada para demandas cotidianas — acaba por se converter em uma assimetria informacional, afetando temas nos quais o simples conhecimento da legislação deveria bastar, ou até a capacidade do cidadão de saber quando é necessário buscar um advogado ou acionar a Defensoria. Isso confere ao problema uma dimensão clara de justiça social e equidade no acesso ao direito.</w:t>
      </w:r>
      <w:r w:rsidDel="00000000" w:rsidR="00000000" w:rsidRPr="00000000">
        <w:rPr>
          <w:rtl w:val="0"/>
        </w:rPr>
      </w:r>
    </w:p>
    <w:p w:rsidR="00000000" w:rsidDel="00000000" w:rsidP="00000000" w:rsidRDefault="00000000" w:rsidRPr="00000000" w14:paraId="0000002C">
      <w:pPr>
        <w:pStyle w:val="Heading2"/>
        <w:spacing w:after="120" w:before="360" w:lineRule="auto"/>
        <w:ind w:firstLine="0"/>
        <w:jc w:val="left"/>
        <w:rPr/>
      </w:pPr>
      <w:bookmarkStart w:colFirst="0" w:colLast="0" w:name="_heading=h.wnyc8gmnnxk" w:id="5"/>
      <w:bookmarkEnd w:id="5"/>
      <w:r w:rsidDel="00000000" w:rsidR="00000000" w:rsidRPr="00000000">
        <w:rPr>
          <w:rtl w:val="0"/>
        </w:rPr>
        <w:t xml:space="preserve">1.4 A Solução Proposta</w:t>
      </w:r>
    </w:p>
    <w:p w:rsidR="00000000" w:rsidDel="00000000" w:rsidP="00000000" w:rsidRDefault="00000000" w:rsidRPr="00000000" w14:paraId="0000002D">
      <w:pPr>
        <w:pStyle w:val="Heading3"/>
        <w:spacing w:after="120" w:before="360" w:lineRule="auto"/>
        <w:ind w:firstLine="0"/>
        <w:jc w:val="left"/>
        <w:rPr/>
      </w:pPr>
      <w:bookmarkStart w:colFirst="0" w:colLast="0" w:name="_heading=h.pek1op8a3211" w:id="6"/>
      <w:bookmarkEnd w:id="6"/>
      <w:r w:rsidDel="00000000" w:rsidR="00000000" w:rsidRPr="00000000">
        <w:rPr>
          <w:rtl w:val="0"/>
        </w:rPr>
        <w:t xml:space="preserve">1.4.1 Visão Geral da Solução Proposta</w:t>
      </w:r>
    </w:p>
    <w:p w:rsidR="00000000" w:rsidDel="00000000" w:rsidP="00000000" w:rsidRDefault="00000000" w:rsidRPr="00000000" w14:paraId="0000002E">
      <w:pPr>
        <w:rPr/>
      </w:pPr>
      <w:r w:rsidDel="00000000" w:rsidR="00000000" w:rsidRPr="00000000">
        <w:rPr>
          <w:rtl w:val="0"/>
        </w:rPr>
        <w:t xml:space="preserve">A solução proposta baseia-se em NLP e LLM para permitir a identificação do tema da solicitação livre do usuário em linguagem natural e levantamento das normas relevantes semanticamente, de acordo com a esfera jurídica e tipo.</w:t>
      </w:r>
    </w:p>
    <w:p w:rsidR="00000000" w:rsidDel="00000000" w:rsidP="00000000" w:rsidRDefault="00000000" w:rsidRPr="00000000" w14:paraId="0000002F">
      <w:pPr>
        <w:rPr/>
      </w:pPr>
      <w:r w:rsidDel="00000000" w:rsidR="00000000" w:rsidRPr="00000000">
        <w:rPr>
          <w:rtl w:val="0"/>
        </w:rPr>
        <w:t xml:space="preserve">O sistema tem como escopo inicial a indexação de normas federais, do estado e município do Rio de Janeiro, podendo ser expandido para outras localidades.</w:t>
      </w:r>
    </w:p>
    <w:p w:rsidR="00000000" w:rsidDel="00000000" w:rsidP="00000000" w:rsidRDefault="00000000" w:rsidRPr="00000000" w14:paraId="00000030">
      <w:pPr>
        <w:rPr/>
      </w:pPr>
      <w:r w:rsidDel="00000000" w:rsidR="00000000" w:rsidRPr="00000000">
        <w:rPr>
          <w:rtl w:val="0"/>
        </w:rPr>
        <w:t xml:space="preserve">Visando a usabilidade e adaptabilidade, a interface da aplicação será diferente de acordo com o perfil do usuário (pessoa advogada, pessoa pesquisadora, cidadã ou cidadão). E, para embasar o resultado e permitir uma validação e análise mais completa dos resultados, cada norma terá um link para a fonte oficial.</w:t>
      </w:r>
    </w:p>
    <w:p w:rsidR="00000000" w:rsidDel="00000000" w:rsidP="00000000" w:rsidRDefault="00000000" w:rsidRPr="00000000" w14:paraId="00000031">
      <w:pPr>
        <w:spacing w:after="120" w:before="360" w:lineRule="auto"/>
        <w:ind w:firstLine="720"/>
        <w:jc w:val="left"/>
        <w:rPr>
          <w:b w:val="1"/>
          <w:bCs w:val="1"/>
          <w:color w:val="008542"/>
        </w:rPr>
      </w:pPr>
      <w:r w:rsidDel="00000000" w:rsidR="00000000" w:rsidRPr="00000000">
        <w:rPr>
          <w:rtl w:val="0"/>
        </w:rPr>
      </w:r>
    </w:p>
    <w:p w:rsidR="00000000" w:rsidDel="00000000" w:rsidP="00000000" w:rsidRDefault="00000000" w:rsidRPr="00000000" w14:paraId="00000032">
      <w:pPr>
        <w:pStyle w:val="Heading3"/>
        <w:spacing w:after="120" w:before="360" w:lineRule="auto"/>
        <w:ind w:firstLine="0"/>
        <w:jc w:val="left"/>
        <w:rPr/>
      </w:pPr>
      <w:bookmarkStart w:colFirst="0" w:colLast="0" w:name="_heading=h.4cz0c157we89" w:id="7"/>
      <w:bookmarkEnd w:id="7"/>
      <w:r w:rsidDel="00000000" w:rsidR="00000000" w:rsidRPr="00000000">
        <w:rPr>
          <w:rtl w:val="0"/>
        </w:rPr>
        <w:t xml:space="preserve">1.4.2 A construção da solução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3">
      <w:pPr>
        <w:spacing w:before="240" w:lineRule="auto"/>
        <w:ind w:firstLine="708.6614173228347"/>
        <w:rPr/>
      </w:pPr>
      <w:r w:rsidDel="00000000" w:rsidR="00000000" w:rsidRPr="00000000">
        <w:rPr>
          <w:rtl w:val="0"/>
        </w:rPr>
        <w:t xml:space="preserve">O processo de desenvolvimento da aplicação partiu de conhecimentos prévios de um membro do grupo, que, tendo atuado em pesquisas na área do Direito, identificou a dificuldade de se realizar pesquisas legislativas em diferentes instâncias e levantou o tema para o grupo. Em conjunto, o grupo sabia da existência de diferentes esferas legislativas e trouxe novas leituras sobre o problema: como a dificuldade de tradução de uma dúvida cotidiana em um tema passível de compreensão a partir de busca legislativa. Partindo, portanto, da identificação deste problema, o grupo dedicou-se a buscar as ferramentas já existentes de busca legislativa a fim de identificar aquelas que já realizavam esta função. </w:t>
      </w:r>
    </w:p>
    <w:p w:rsidR="00000000" w:rsidDel="00000000" w:rsidP="00000000" w:rsidRDefault="00000000" w:rsidRPr="00000000" w14:paraId="00000034">
      <w:pPr>
        <w:spacing w:before="240" w:lineRule="auto"/>
        <w:ind w:firstLine="708.6614173228347"/>
        <w:rPr/>
      </w:pPr>
      <w:r w:rsidDel="00000000" w:rsidR="00000000" w:rsidRPr="00000000">
        <w:rPr>
          <w:rtl w:val="0"/>
        </w:rPr>
        <w:t xml:space="preserve">Foram descobertas 3 ferramentas que realizam um trabalho similar àquele pensado pelo grupo: (i) LexML</w:t>
      </w:r>
      <w:r w:rsidDel="00000000" w:rsidR="00000000" w:rsidRPr="00000000">
        <w:rPr>
          <w:vertAlign w:val="superscript"/>
        </w:rPr>
        <w:footnoteReference w:customMarkFollows="0" w:id="0"/>
      </w:r>
      <w:r w:rsidDel="00000000" w:rsidR="00000000" w:rsidRPr="00000000">
        <w:rPr>
          <w:rtl w:val="0"/>
        </w:rPr>
        <w:t xml:space="preserve">; (ii) LegislaTech AI</w:t>
      </w:r>
      <w:r w:rsidDel="00000000" w:rsidR="00000000" w:rsidRPr="00000000">
        <w:rPr>
          <w:vertAlign w:val="superscript"/>
        </w:rPr>
        <w:footnoteReference w:customMarkFollows="0" w:id="1"/>
      </w:r>
      <w:r w:rsidDel="00000000" w:rsidR="00000000" w:rsidRPr="00000000">
        <w:rPr>
          <w:rtl w:val="0"/>
        </w:rPr>
        <w:t xml:space="preserve"> e; (iii) </w:t>
      </w:r>
      <w:r w:rsidDel="00000000" w:rsidR="00000000" w:rsidRPr="00000000">
        <w:rPr>
          <w:rtl w:val="0"/>
        </w:rPr>
        <w:t xml:space="preserve">Leis.org</w:t>
      </w:r>
      <w:r w:rsidDel="00000000" w:rsidR="00000000" w:rsidRPr="00000000">
        <w:rPr>
          <w:vertAlign w:val="superscript"/>
        </w:rPr>
        <w:footnoteReference w:customMarkFollows="0" w:id="2"/>
      </w:r>
      <w:r w:rsidDel="00000000" w:rsidR="00000000" w:rsidRPr="00000000">
        <w:rPr>
          <w:rtl w:val="0"/>
        </w:rPr>
        <w:t xml:space="preserve">. A primeira ferramenta analisada foi o LexML, um projeto vinculado ao Governo Federal que pretende reunir normativas de diferentes esferas e doutrina de diferentes fontes, possibilitando a busca integrada em seu repositório, com o objetivo de facilitar o acesso à informação. O corpus de normativas indexadas ainda possui lacunas relevantes (não tem indexadas as normas do município do Rio de Janeiro, por exemplo) e a busca legislativa não se dá pelo conteúdo da normativa – ou da doutrina –, mas a partir da ementa da lei e de palavras-chave usadas para categorizar as leis, inseridas manualmente pela equipe do projeto que podem deixar de fora temas mais específicos. A plataforma, contudo, disponibiliza o acesso à memória do projeto que foi essencial para que o grupo pensasse sobre a operacionalização da proposta, e </w:t>
      </w:r>
      <w:r w:rsidDel="00000000" w:rsidR="00000000" w:rsidRPr="00000000">
        <w:rPr>
          <w:rtl w:val="0"/>
        </w:rPr>
        <w:t xml:space="preserve">serviu de base para a construção do dicionário de dados e da arquitetura do projeto</w:t>
      </w:r>
      <w:r w:rsidDel="00000000" w:rsidR="00000000" w:rsidRPr="00000000">
        <w:rPr>
          <w:rtl w:val="0"/>
        </w:rPr>
        <w:t xml:space="preserve">.</w:t>
      </w:r>
    </w:p>
    <w:p w:rsidR="00000000" w:rsidDel="00000000" w:rsidP="00000000" w:rsidRDefault="00000000" w:rsidRPr="00000000" w14:paraId="00000035">
      <w:pPr>
        <w:spacing w:before="240" w:lineRule="auto"/>
        <w:ind w:firstLine="708.6614173228347"/>
        <w:rPr/>
      </w:pPr>
      <w:r w:rsidDel="00000000" w:rsidR="00000000" w:rsidRPr="00000000">
        <w:rPr>
          <w:rtl w:val="0"/>
        </w:rPr>
        <w:t xml:space="preserve">A segunda plataforma inspecionada foi a LegislaTech AI, um chatbot de busca que usa inteligência artificial para realizar buscas legislativas e tirar dúvidas sobre a legislação encontrada. O projeto parece ter uma intenção bem alinhada com a do grupo ao produzir a aplicação fruto deste trabalho, mas possuía algumas diferenças essenciais em relação ao que nos propúnhamos a fazer. Em primeiro lugar, a plataforma, que permite a busca pelo conteúdo das normativas, ainda está em fase inicial de produção e apenas realiza buscas nas leis sancionadas na esfera federal. Ainda, a aplicação funciona por meio do uso de um chatbot que interpreta o conteúdo das normativas, algo que o grupo sabia desde o momento inicial que não seria a proposta para a nossa aplicação. </w:t>
      </w:r>
      <w:r w:rsidDel="00000000" w:rsidR="00000000" w:rsidRPr="00000000">
        <w:rPr>
          <w:rtl w:val="0"/>
        </w:rPr>
        <w:t xml:space="preserve">A LegislaTech IA, contudo, trabalha com dados abertos e código aberto que, como os do LexML, também foram essenciais para que o grupo traçasse os primeiros esboços da aplicação</w:t>
      </w:r>
      <w:r w:rsidDel="00000000" w:rsidR="00000000" w:rsidRPr="00000000">
        <w:rPr>
          <w:rtl w:val="0"/>
        </w:rPr>
        <w:t xml:space="preserve">. </w:t>
      </w:r>
    </w:p>
    <w:p w:rsidR="00000000" w:rsidDel="00000000" w:rsidP="00000000" w:rsidRDefault="00000000" w:rsidRPr="00000000" w14:paraId="00000036">
      <w:pPr>
        <w:spacing w:before="240" w:lineRule="auto"/>
        <w:ind w:firstLine="708.6614173228347"/>
        <w:rPr/>
      </w:pPr>
      <w:r w:rsidDel="00000000" w:rsidR="00000000" w:rsidRPr="00000000">
        <w:rPr>
          <w:rtl w:val="0"/>
        </w:rPr>
        <w:t xml:space="preserve">Por fim, a plataforma </w:t>
      </w:r>
      <w:hyperlink r:id="rId8">
        <w:r w:rsidDel="00000000" w:rsidR="00000000" w:rsidRPr="00000000">
          <w:rPr>
            <w:color w:val="1155cc"/>
            <w:u w:val="single"/>
            <w:rtl w:val="0"/>
          </w:rPr>
          <w:t xml:space="preserve">Leis.org</w:t>
        </w:r>
      </w:hyperlink>
      <w:r w:rsidDel="00000000" w:rsidR="00000000" w:rsidRPr="00000000">
        <w:rPr>
          <w:rtl w:val="0"/>
        </w:rPr>
        <w:t xml:space="preserve"> reúne em um único portal as normativas de diferentes municípios, estados, instituições e legislações federais, de acesso gratuito, possibilitando a busca em diferentes esferas. De forma similar à nossa proposta, o site opera a partir de um mecanismo de busca convencional (sem chatbot), possibilita acesso a leis de diferentes esferas em um mesmo site e possibilita a visualização dos atos normativos vinculados a uma lei. O portal, contudo, não possibilita que uma pesquisa seja realizada simultaneamente em diferentes esferas, devendo ser realizada uma nova pesquisa para cada esfera a ser consultada, não disponibiliza a fonte oficial da normativa para consulta – o que reduz sua confiabilidade – e não explicita os critérios de interpretação de uma consulta, nem aqueles de rankeamento das respostas. A plataforma, ainda, oferece o acesso a uma IA paga para realização de investigações normativas, à qual o grupo não obteve acesso. </w:t>
      </w:r>
    </w:p>
    <w:p w:rsidR="00000000" w:rsidDel="00000000" w:rsidP="00000000" w:rsidRDefault="00000000" w:rsidRPr="00000000" w14:paraId="00000037">
      <w:pPr>
        <w:spacing w:before="240" w:lineRule="auto"/>
        <w:ind w:firstLine="708.6614173228347"/>
        <w:rPr/>
      </w:pPr>
      <w:r w:rsidDel="00000000" w:rsidR="00000000" w:rsidRPr="00000000">
        <w:rPr>
          <w:rtl w:val="0"/>
        </w:rPr>
        <w:t xml:space="preserve">Para seguir com a construção da plataforma, o trabalho partiu da condução de levantamentos com cinco advogados de diferentes especialidades (M&amp;A, arbitragem, cível, </w:t>
      </w:r>
      <w:r w:rsidDel="00000000" w:rsidR="00000000" w:rsidRPr="00000000">
        <w:rPr>
          <w:i w:val="1"/>
          <w:iCs w:val="1"/>
          <w:rtl w:val="0"/>
        </w:rPr>
        <w:t xml:space="preserve">compliance</w:t>
      </w:r>
      <w:r w:rsidDel="00000000" w:rsidR="00000000" w:rsidRPr="00000000">
        <w:rPr>
          <w:rtl w:val="0"/>
        </w:rPr>
        <w:t xml:space="preserve"> e LGPD). As entrevistas orbitaram em torno dos seguintes eixos:</w:t>
      </w:r>
    </w:p>
    <w:p w:rsidR="00000000" w:rsidDel="00000000" w:rsidP="00000000" w:rsidRDefault="00000000" w:rsidRPr="00000000" w14:paraId="00000038">
      <w:pPr>
        <w:numPr>
          <w:ilvl w:val="0"/>
          <w:numId w:val="3"/>
        </w:numPr>
        <w:spacing w:after="0" w:afterAutospacing="0" w:before="240" w:lineRule="auto"/>
        <w:ind w:left="720" w:hanging="360"/>
        <w:jc w:val="left"/>
        <w:rPr/>
      </w:pPr>
      <w:r w:rsidDel="00000000" w:rsidR="00000000" w:rsidRPr="00000000">
        <w:rPr>
          <w:rtl w:val="0"/>
        </w:rPr>
        <w:t xml:space="preserve">O uso da plataforma Lex-ML, do Governo Federal, na rotina profissional;</w:t>
      </w:r>
    </w:p>
    <w:p w:rsidR="00000000" w:rsidDel="00000000" w:rsidP="00000000" w:rsidRDefault="00000000" w:rsidRPr="00000000" w14:paraId="00000039">
      <w:pPr>
        <w:numPr>
          <w:ilvl w:val="0"/>
          <w:numId w:val="3"/>
        </w:numPr>
        <w:spacing w:after="0" w:afterAutospacing="0" w:before="0" w:beforeAutospacing="0" w:lineRule="auto"/>
        <w:ind w:left="720" w:hanging="360"/>
        <w:jc w:val="left"/>
        <w:rPr/>
      </w:pPr>
      <w:r w:rsidDel="00000000" w:rsidR="00000000" w:rsidRPr="00000000">
        <w:rPr>
          <w:rtl w:val="0"/>
        </w:rPr>
        <w:t xml:space="preserve">A relevância e o impacto potencial de uma ferramenta de busca legislativa baseada em Inteligência Artificial no cotidiano de trabalho;</w:t>
      </w:r>
    </w:p>
    <w:p w:rsidR="00000000" w:rsidDel="00000000" w:rsidP="00000000" w:rsidRDefault="00000000" w:rsidRPr="00000000" w14:paraId="0000003A">
      <w:pPr>
        <w:numPr>
          <w:ilvl w:val="0"/>
          <w:numId w:val="3"/>
        </w:numPr>
        <w:spacing w:after="0" w:afterAutospacing="0" w:before="0" w:beforeAutospacing="0" w:lineRule="auto"/>
        <w:ind w:left="720" w:hanging="360"/>
        <w:jc w:val="left"/>
        <w:rPr/>
      </w:pPr>
      <w:r w:rsidDel="00000000" w:rsidR="00000000" w:rsidRPr="00000000">
        <w:rPr>
          <w:rtl w:val="0"/>
        </w:rPr>
        <w:t xml:space="preserve">Os requisitos e funcionalidades indispensáveis para conferir valor prático à ferramenta;</w:t>
      </w:r>
    </w:p>
    <w:p w:rsidR="00000000" w:rsidDel="00000000" w:rsidP="00000000" w:rsidRDefault="00000000" w:rsidRPr="00000000" w14:paraId="0000003B">
      <w:pPr>
        <w:numPr>
          <w:ilvl w:val="0"/>
          <w:numId w:val="3"/>
        </w:numPr>
        <w:spacing w:before="0" w:beforeAutospacing="0" w:lineRule="auto"/>
        <w:ind w:left="720" w:hanging="360"/>
        <w:jc w:val="left"/>
        <w:rPr/>
      </w:pPr>
      <w:r w:rsidDel="00000000" w:rsidR="00000000" w:rsidRPr="00000000">
        <w:rPr>
          <w:rtl w:val="0"/>
        </w:rPr>
        <w:t xml:space="preserve">A necessidade (ou não) de que o sistema gerasse interpretações do texto legal para ser considerado eficaz.</w:t>
      </w:r>
    </w:p>
    <w:p w:rsidR="00000000" w:rsidDel="00000000" w:rsidP="00000000" w:rsidRDefault="00000000" w:rsidRPr="00000000" w14:paraId="0000003C">
      <w:pPr>
        <w:spacing w:after="0" w:before="0" w:lineRule="auto"/>
        <w:ind w:firstLine="708.6614173228347"/>
        <w:rPr/>
      </w:pPr>
      <w:r w:rsidDel="00000000" w:rsidR="00000000" w:rsidRPr="00000000">
        <w:rPr>
          <w:rtl w:val="0"/>
        </w:rPr>
        <w:t xml:space="preserve">A consulta inicial revelou que o sistema governamental é considerado insuficiente para pesquisas integradas entre diferentes esferas. Diante disso, a proposta de uma IA especializada foi validada por quatro dos cinco entrevistados — a única exceção justificou que sua demanda já era suprida pela plataforma Harvey.AI, adotada corporativamente por seu escritório</w:t>
      </w:r>
      <w:r w:rsidDel="00000000" w:rsidR="00000000" w:rsidRPr="00000000">
        <w:rPr>
          <w:vertAlign w:val="superscript"/>
        </w:rPr>
        <w:footnoteReference w:customMarkFollows="0" w:id="3"/>
      </w:r>
      <w:r w:rsidDel="00000000" w:rsidR="00000000" w:rsidRPr="00000000">
        <w:rPr>
          <w:rtl w:val="0"/>
        </w:rPr>
        <w:t xml:space="preserve"> (ferramenta à qual o grupo não obteve acesso no decorrer deste projeto).</w:t>
      </w:r>
    </w:p>
    <w:p w:rsidR="00000000" w:rsidDel="00000000" w:rsidP="00000000" w:rsidRDefault="00000000" w:rsidRPr="00000000" w14:paraId="0000003D">
      <w:pPr>
        <w:spacing w:after="0" w:before="0" w:lineRule="auto"/>
        <w:ind w:firstLine="708.6614173228347"/>
        <w:rPr/>
      </w:pPr>
      <w:r w:rsidDel="00000000" w:rsidR="00000000" w:rsidRPr="00000000">
        <w:rPr>
          <w:rtl w:val="0"/>
        </w:rPr>
        <w:t xml:space="preserve">Quanto aos requisitos técnicos e operacionais, os profissionais destacaram a importância da busca por temas, a flexibilidade para corrigir termos mal interpretados pelo sistema e a exigência de que a IA aponte não apenas os diplomas legais correlatos, mas os artigos específicos em que o tema é tratado. Por fim, constatou-se que a entrega de uma interpretação jurídica automatizada agregaria pouco valor à solução; os participantes alertaram que o foco deve ser a precisão documental, mencionando inclusive incidentes prévios em que clientes enfrentaram prejuízos ao seguirem orientações jurídicas geradas por ferramentas genéricas de IA.</w:t>
      </w:r>
    </w:p>
    <w:p w:rsidR="00000000" w:rsidDel="00000000" w:rsidP="00000000" w:rsidRDefault="00000000" w:rsidRPr="00000000" w14:paraId="0000003E">
      <w:pPr>
        <w:spacing w:after="0" w:before="0" w:lineRule="auto"/>
        <w:ind w:firstLine="708.6614173228347"/>
        <w:rPr/>
      </w:pPr>
      <w:r w:rsidDel="00000000" w:rsidR="00000000" w:rsidRPr="00000000">
        <w:rPr>
          <w:rtl w:val="0"/>
        </w:rPr>
        <w:t xml:space="preserve">A partir dessas demandas, a aplicação começou a tomar forma. Com estas reflexões em mente, o grupo desenvolveu as linhas gerais da aplicação e o que seriam os dois primeiros casos de uso, com seus respectivos fluxos alternativos. De posse de um relatório inicial das reuniões e estes documentos, o grupo se propôs a imaginar a aplicação, criando os primeiros </w:t>
      </w:r>
      <w:r w:rsidDel="00000000" w:rsidR="00000000" w:rsidRPr="00000000">
        <w:rPr>
          <w:i w:val="1"/>
          <w:iCs w:val="1"/>
          <w:rtl w:val="0"/>
        </w:rPr>
        <w:t xml:space="preserve">mockups</w:t>
      </w:r>
      <w:r w:rsidDel="00000000" w:rsidR="00000000" w:rsidRPr="00000000">
        <w:rPr>
          <w:rtl w:val="0"/>
        </w:rPr>
        <w:t xml:space="preserve"> do site:</w:t>
      </w:r>
    </w:p>
    <w:p w:rsidR="00000000" w:rsidDel="00000000" w:rsidP="00000000" w:rsidRDefault="00000000" w:rsidRPr="00000000" w14:paraId="0000003F">
      <w:pPr>
        <w:spacing w:after="0" w:before="0" w:lineRule="auto"/>
        <w:ind w:firstLine="708.6614173228347"/>
        <w:jc w:val="center"/>
        <w:rPr/>
      </w:pPr>
      <w:r w:rsidDel="00000000" w:rsidR="00000000" w:rsidRPr="00000000">
        <w:rPr/>
        <w:drawing>
          <wp:inline distB="114300" distT="114300" distL="114300" distR="114300">
            <wp:extent cx="3793266" cy="8030528"/>
            <wp:effectExtent b="0" l="0" r="0" t="0"/>
            <wp:docPr id="15" name="image14.jpg"/>
            <a:graphic>
              <a:graphicData uri="http://schemas.openxmlformats.org/drawingml/2006/picture">
                <pic:pic>
                  <pic:nvPicPr>
                    <pic:cNvPr id="0" name="image14.jpg"/>
                    <pic:cNvPicPr preferRelativeResize="0"/>
                  </pic:nvPicPr>
                  <pic:blipFill>
                    <a:blip r:embed="rId9"/>
                    <a:srcRect b="12334" l="20191" r="25762" t="6829"/>
                    <a:stretch>
                      <a:fillRect/>
                    </a:stretch>
                  </pic:blipFill>
                  <pic:spPr>
                    <a:xfrm>
                      <a:off x="0" y="0"/>
                      <a:ext cx="3793266" cy="803052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Rule="auto"/>
        <w:ind w:firstLine="0"/>
        <w:rPr/>
      </w:pPr>
      <w:r w:rsidDel="00000000" w:rsidR="00000000" w:rsidRPr="00000000">
        <w:rPr>
          <w:rtl w:val="0"/>
        </w:rPr>
      </w:r>
    </w:p>
    <w:p w:rsidR="00000000" w:rsidDel="00000000" w:rsidP="00000000" w:rsidRDefault="00000000" w:rsidRPr="00000000" w14:paraId="00000041">
      <w:pPr>
        <w:spacing w:after="0" w:before="0" w:lineRule="auto"/>
        <w:ind w:firstLine="0"/>
        <w:jc w:val="center"/>
        <w:rPr/>
      </w:pPr>
      <w:r w:rsidDel="00000000" w:rsidR="00000000" w:rsidRPr="00000000">
        <w:rPr/>
        <w:drawing>
          <wp:inline distB="114300" distT="114300" distL="114300" distR="114300">
            <wp:extent cx="5134198" cy="3658553"/>
            <wp:effectExtent b="0" l="0" r="0" t="0"/>
            <wp:docPr id="17" name="image2.jpg"/>
            <a:graphic>
              <a:graphicData uri="http://schemas.openxmlformats.org/drawingml/2006/picture">
                <pic:pic>
                  <pic:nvPicPr>
                    <pic:cNvPr id="0" name="image2.jpg"/>
                    <pic:cNvPicPr preferRelativeResize="0"/>
                  </pic:nvPicPr>
                  <pic:blipFill>
                    <a:blip r:embed="rId10"/>
                    <a:srcRect b="31151" l="0" r="6284" t="16614"/>
                    <a:stretch>
                      <a:fillRect/>
                    </a:stretch>
                  </pic:blipFill>
                  <pic:spPr>
                    <a:xfrm>
                      <a:off x="0" y="0"/>
                      <a:ext cx="5134198" cy="365855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before="0" w:lineRule="auto"/>
        <w:ind w:firstLine="0"/>
        <w:jc w:val="center"/>
        <w:rPr/>
      </w:pPr>
      <w:r w:rsidDel="00000000" w:rsidR="00000000" w:rsidRPr="00000000">
        <w:rPr/>
        <w:drawing>
          <wp:inline distB="114300" distT="114300" distL="114300" distR="114300">
            <wp:extent cx="5363527" cy="3797957"/>
            <wp:effectExtent b="0" l="0" r="0" t="0"/>
            <wp:docPr id="9" name="image10.jpg"/>
            <a:graphic>
              <a:graphicData uri="http://schemas.openxmlformats.org/drawingml/2006/picture">
                <pic:pic>
                  <pic:nvPicPr>
                    <pic:cNvPr id="0" name="image10.jpg"/>
                    <pic:cNvPicPr preferRelativeResize="0"/>
                  </pic:nvPicPr>
                  <pic:blipFill>
                    <a:blip r:embed="rId11"/>
                    <a:srcRect b="28968" l="0" r="0" t="20924"/>
                    <a:stretch>
                      <a:fillRect/>
                    </a:stretch>
                  </pic:blipFill>
                  <pic:spPr>
                    <a:xfrm>
                      <a:off x="0" y="0"/>
                      <a:ext cx="5363527" cy="379795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before="0" w:lineRule="auto"/>
        <w:ind w:firstLine="0"/>
        <w:jc w:val="center"/>
        <w:rPr/>
      </w:pPr>
      <w:r w:rsidDel="00000000" w:rsidR="00000000" w:rsidRPr="00000000">
        <w:rPr/>
        <w:drawing>
          <wp:inline distB="114300" distT="114300" distL="114300" distR="114300">
            <wp:extent cx="5134928" cy="3640518"/>
            <wp:effectExtent b="0" l="0" r="0" t="0"/>
            <wp:docPr id="2" name="image1.jpg"/>
            <a:graphic>
              <a:graphicData uri="http://schemas.openxmlformats.org/drawingml/2006/picture">
                <pic:pic>
                  <pic:nvPicPr>
                    <pic:cNvPr id="0" name="image1.jpg"/>
                    <pic:cNvPicPr preferRelativeResize="0"/>
                  </pic:nvPicPr>
                  <pic:blipFill>
                    <a:blip r:embed="rId12"/>
                    <a:srcRect b="29036" l="0" r="0" t="20812"/>
                    <a:stretch>
                      <a:fillRect/>
                    </a:stretch>
                  </pic:blipFill>
                  <pic:spPr>
                    <a:xfrm>
                      <a:off x="0" y="0"/>
                      <a:ext cx="5134928" cy="364051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0" w:before="0" w:lineRule="auto"/>
        <w:ind w:firstLine="0"/>
        <w:rPr/>
      </w:pPr>
      <w:r w:rsidDel="00000000" w:rsidR="00000000" w:rsidRPr="00000000">
        <w:rPr>
          <w:rtl w:val="0"/>
        </w:rPr>
      </w:r>
    </w:p>
    <w:p w:rsidR="00000000" w:rsidDel="00000000" w:rsidP="00000000" w:rsidRDefault="00000000" w:rsidRPr="00000000" w14:paraId="00000045">
      <w:pPr>
        <w:spacing w:after="0" w:before="0" w:lineRule="auto"/>
        <w:ind w:firstLine="0"/>
        <w:rPr/>
      </w:pPr>
      <w:r w:rsidDel="00000000" w:rsidR="00000000" w:rsidRPr="00000000">
        <w:rPr>
          <w:rtl w:val="0"/>
        </w:rPr>
        <w:tab/>
        <w:t xml:space="preserve">Estas representações foram validadas com dois dos advogados inicialmente entrevistados (M&amp;A e Compliance e LGPD) e com uma terceira, da área de regulação de energia, visando garantir que a proposta seguia atendendo às suas demandas e de seus clientes na consulta de normativas. Nesse processo, surgiram novas questões a serem trabalhadas. </w:t>
      </w:r>
    </w:p>
    <w:p w:rsidR="00000000" w:rsidDel="00000000" w:rsidP="00000000" w:rsidRDefault="00000000" w:rsidRPr="00000000" w14:paraId="00000046">
      <w:pPr>
        <w:spacing w:after="0" w:before="0" w:lineRule="auto"/>
        <w:ind w:firstLine="0"/>
        <w:rPr/>
      </w:pPr>
      <w:r w:rsidDel="00000000" w:rsidR="00000000" w:rsidRPr="00000000">
        <w:rPr>
          <w:rtl w:val="0"/>
        </w:rPr>
        <w:tab/>
        <w:t xml:space="preserve">O primeiro ponto que chamou a atenção do grupo foi a necessidade de que a aplicação atendesse de forma diferenciada às demandas de advogados, cidadãos e pesquisadores e que houvesse uma barreira ao acesso de pessoas dos grupos mais vulneráveis à interface dos advogados e pesquisadores, ao que inserimos uma página de identificação funcional que, na seção do advogado, está vinculada à identificação funcional e, na seção do pesquisador, pode estar ligado à inserção do email da instituição de ensino a que está vinculado. </w:t>
      </w:r>
    </w:p>
    <w:p w:rsidR="00000000" w:rsidDel="00000000" w:rsidP="00000000" w:rsidRDefault="00000000" w:rsidRPr="00000000" w14:paraId="00000047">
      <w:pPr>
        <w:spacing w:after="0" w:before="0" w:lineRule="auto"/>
        <w:ind w:firstLine="0"/>
        <w:rPr/>
      </w:pPr>
      <w:r w:rsidDel="00000000" w:rsidR="00000000" w:rsidRPr="00000000">
        <w:rPr>
          <w:rtl w:val="0"/>
        </w:rPr>
        <w:tab/>
        <w:t xml:space="preserve">A questão do histórico de pesquisa também preocupou alguns dos advogados consultados, na medida que levantou questões quanto ao tratamento dos dados da pesquisa. Para solucionar esta questão, o grupo </w:t>
      </w:r>
      <w:r w:rsidDel="00000000" w:rsidR="00000000" w:rsidRPr="00000000">
        <w:rPr>
          <w:rtl w:val="0"/>
        </w:rPr>
        <w:t xml:space="preserve">optou que a aplicação não guardasse o histórico de pesquisa detalhado, apenas a descrição final do tema, em uma página inicial, não ficando os dados vinculados a um perfil de usuário</w:t>
      </w:r>
      <w:r w:rsidDel="00000000" w:rsidR="00000000" w:rsidRPr="00000000">
        <w:rPr>
          <w:rtl w:val="0"/>
        </w:rPr>
        <w:t xml:space="preserve">. </w:t>
      </w:r>
    </w:p>
    <w:p w:rsidR="00000000" w:rsidDel="00000000" w:rsidP="00000000" w:rsidRDefault="00000000" w:rsidRPr="00000000" w14:paraId="00000048">
      <w:pPr>
        <w:spacing w:after="0" w:before="0" w:lineRule="auto"/>
        <w:ind w:firstLine="0"/>
        <w:rPr/>
      </w:pPr>
      <w:r w:rsidDel="00000000" w:rsidR="00000000" w:rsidRPr="00000000">
        <w:rPr>
          <w:rtl w:val="0"/>
        </w:rPr>
        <w:tab/>
        <w:t xml:space="preserve">Ainda, o grupo de advogados pontuou a dificuldade de se realizar um mapeamento de conflitos legislativos por meio de uma plataforma de IA, uma vez que o texto legislativo apresenta uma textura cinzenta propositadamente e que a classificação de um conflito legislativo já implica em emissão de opinião jurídica, necessariamente envolvendo conhecimento doutrinário e jurisprudencial que fugia ao escopo visado pela aplicação. A funcionalidade de mapeamento de conflitos foi, portanto, abandonada nesse estágio do processo.</w:t>
      </w:r>
    </w:p>
    <w:p w:rsidR="00000000" w:rsidDel="00000000" w:rsidP="00000000" w:rsidRDefault="00000000" w:rsidRPr="00000000" w14:paraId="00000049">
      <w:pPr>
        <w:spacing w:after="0" w:before="0" w:lineRule="auto"/>
        <w:ind w:firstLine="0"/>
        <w:rPr/>
      </w:pPr>
      <w:r w:rsidDel="00000000" w:rsidR="00000000" w:rsidRPr="00000000">
        <w:rPr>
          <w:rtl w:val="0"/>
        </w:rPr>
        <w:tab/>
        <w:t xml:space="preserve">Por fim, o grupo dos advogados apontou que uma salvaguarda importante seria a referência à jurisprudência para compreensão mais detalhada dos limites da legislação, ponto que incluímos no </w:t>
      </w:r>
      <w:r w:rsidDel="00000000" w:rsidR="00000000" w:rsidRPr="00000000">
        <w:rPr>
          <w:i w:val="1"/>
          <w:iCs w:val="1"/>
          <w:rtl w:val="0"/>
        </w:rPr>
        <w:t xml:space="preserve">mockup</w:t>
      </w:r>
      <w:r w:rsidDel="00000000" w:rsidR="00000000" w:rsidRPr="00000000">
        <w:rPr>
          <w:rtl w:val="0"/>
        </w:rPr>
        <w:t xml:space="preserve">. O grupo de trabalho, com base nessa demanda, levantou a necessidade de que a página de pesquisa, na interface voltada para uso dos cidadãos, mostrasse uma mensagem fixada indicando que a mera análise legislativa não é suficiente para a solução de um dilema jurídico e referindo ao site da Defensoria Pública ou da OAB para aconselhamento confiável. </w:t>
      </w:r>
    </w:p>
    <w:p w:rsidR="00000000" w:rsidDel="00000000" w:rsidP="00000000" w:rsidRDefault="00000000" w:rsidRPr="00000000" w14:paraId="0000004A">
      <w:pPr>
        <w:spacing w:after="0" w:before="0" w:lineRule="auto"/>
        <w:ind w:firstLine="0"/>
        <w:rPr/>
      </w:pPr>
      <w:r w:rsidDel="00000000" w:rsidR="00000000" w:rsidRPr="00000000">
        <w:rPr>
          <w:rtl w:val="0"/>
        </w:rPr>
        <w:tab/>
        <w:t xml:space="preserve">O protótipo inicial foi desenvolvido com base nestas considerações, voltando-se para os casos de uso inicialmente pensados. </w:t>
      </w:r>
    </w:p>
    <w:p w:rsidR="00000000" w:rsidDel="00000000" w:rsidP="00000000" w:rsidRDefault="00000000" w:rsidRPr="00000000" w14:paraId="0000004B">
      <w:pPr>
        <w:spacing w:after="0" w:before="0" w:lineRule="auto"/>
        <w:ind w:firstLine="0"/>
        <w:rPr/>
      </w:pPr>
      <w:r w:rsidDel="00000000" w:rsidR="00000000" w:rsidRPr="00000000">
        <w:rPr>
          <w:rtl w:val="0"/>
        </w:rPr>
        <w:tab/>
        <w:t xml:space="preserve">No primeiro estágio de desenvolvimento, contudo, observou-se que, talvez, os casos de uso inicialmente elaborados não fossem suficientes para demonstrar o potencial da aplicação para solucionar os problemas que motivaram a sua criação. Por isso, foram buscadas novas situações de uso para serem apresentadas. Para atingir este objetivo, foram consultados outros advogados, atuantes em órgãos públicos e entidades privadas</w:t>
      </w:r>
      <w:r w:rsidDel="00000000" w:rsidR="00000000" w:rsidRPr="00000000">
        <w:rPr>
          <w:vertAlign w:val="superscript"/>
        </w:rPr>
        <w:footnoteReference w:customMarkFollows="0" w:id="4"/>
      </w:r>
      <w:r w:rsidDel="00000000" w:rsidR="00000000" w:rsidRPr="00000000">
        <w:rPr>
          <w:rtl w:val="0"/>
        </w:rPr>
        <w:t xml:space="preserve">, visando construir coletivamente os casos de uso que efetivamente </w:t>
      </w:r>
      <w:r w:rsidDel="00000000" w:rsidR="00000000" w:rsidRPr="00000000">
        <w:rPr>
          <w:rtl w:val="0"/>
        </w:rPr>
        <w:t xml:space="preserve">demonstrassem</w:t>
      </w:r>
      <w:r w:rsidDel="00000000" w:rsidR="00000000" w:rsidRPr="00000000">
        <w:rPr>
          <w:rtl w:val="0"/>
        </w:rPr>
        <w:t xml:space="preserve"> o potencial da plataforma. A partir destas consultas, foram elaborados os novos casos, apresentados neste relatório. </w:t>
      </w:r>
    </w:p>
    <w:p w:rsidR="00000000" w:rsidDel="00000000" w:rsidP="00000000" w:rsidRDefault="00000000" w:rsidRPr="00000000" w14:paraId="0000004C">
      <w:pPr>
        <w:spacing w:after="0" w:before="0" w:lineRule="auto"/>
        <w:ind w:firstLine="720"/>
        <w:rPr/>
      </w:pPr>
      <w:r w:rsidDel="00000000" w:rsidR="00000000" w:rsidRPr="00000000">
        <w:rPr>
          <w:rtl w:val="0"/>
        </w:rPr>
        <w:t xml:space="preserve">Com o protótipo já em desenvolvimento, a leitura de </w:t>
      </w:r>
      <w:r w:rsidDel="00000000" w:rsidR="00000000" w:rsidRPr="00000000">
        <w:rPr>
          <w:i w:val="1"/>
          <w:iCs w:val="1"/>
          <w:rtl w:val="0"/>
        </w:rPr>
        <w:t xml:space="preserve">Moral Codes</w:t>
      </w:r>
      <w:sdt>
        <w:sdtPr>
          <w:id w:val="-1252315321"/>
          <w:tag w:val="goog_rdk_0"/>
        </w:sdtPr>
        <w:sdtContent>
          <w:ins w:author="Wallace Albertini" w:id="0" w:date="2026-07-10T22:48:06Z">
            <w:r w:rsidDel="00000000" w:rsidR="00000000" w:rsidRPr="00000000">
              <w:rPr>
                <w:i w:val="1"/>
                <w:iCs w:val="1"/>
                <w:rtl w:val="0"/>
              </w:rPr>
              <w:t xml:space="preserve"> [2]</w:t>
            </w:r>
          </w:ins>
        </w:sdtContent>
      </w:sdt>
      <w:r w:rsidDel="00000000" w:rsidR="00000000" w:rsidRPr="00000000">
        <w:rPr>
          <w:rtl w:val="0"/>
        </w:rPr>
        <w:t xml:space="preserve"> validou a inclusão da funcionalidade de edição do prompt após o processamento inicial. Além disso, o texto inspirou a criação de um botão para que o usuário reporte erros ou sugira conexões não identificadas. Essas duas features trazem benefícios claros: a primeira permite ajustar o prompt diretamente para refinar a busca, sem a necessidade de uma nova pesquisa; a segunda engaja a expertise do usuário para sugerir melhorias e apontar falhas que, após moderação humana, serão usadas para o aprimoramento contínuo da plataforma.</w:t>
      </w:r>
    </w:p>
    <w:p w:rsidR="00000000" w:rsidDel="00000000" w:rsidP="00000000" w:rsidRDefault="00000000" w:rsidRPr="00000000" w14:paraId="0000004D">
      <w:pPr>
        <w:spacing w:after="0" w:lineRule="auto"/>
        <w:ind w:firstLine="720"/>
        <w:rPr/>
      </w:pPr>
      <w:r w:rsidDel="00000000" w:rsidR="00000000" w:rsidRPr="00000000">
        <w:rPr>
          <w:rtl w:val="0"/>
        </w:rPr>
        <w:t xml:space="preserve">Nesse percurso, o desenvolvimento do protótipo avançou. A partir de discussões com o professor Renato sobre o panorama do projeto, um aspecto ainda não mapeado chamou a atenção do grupo. O docente destacou que pesquisas apontam a tendência de chatbots modularem suas respostas com base em dados de perfil do interlocutor (como gênero e nível de escolaridade) — um viés que buscamos evitar. Contudo, avaliou-se que este risco é minimizado em nossa plataforma, visto que não se trata de um agente conversacional, mas de um mecanismo de busca voltado exclusivamente ao texto legislativo. Nele, inexistem interações recíprocas contínuas sobre um mesmo tópico: cada refinamento exige uma nova consulta, independente da anterior. Apesar disso, o debate suscitou reflexões cruciais sobre o design da interface de interação.</w:t>
      </w:r>
    </w:p>
    <w:p w:rsidR="00000000" w:rsidDel="00000000" w:rsidP="00000000" w:rsidRDefault="00000000" w:rsidRPr="00000000" w14:paraId="0000004E">
      <w:pPr>
        <w:spacing w:after="0" w:lineRule="auto"/>
        <w:ind w:firstLine="720"/>
        <w:rPr/>
      </w:pPr>
      <w:r w:rsidDel="00000000" w:rsidR="00000000" w:rsidRPr="00000000">
        <w:rPr>
          <w:rtl w:val="0"/>
        </w:rPr>
        <w:t xml:space="preserve">O grupo concluiu que uma caixa de texto ampla poderia induzir o usuário a relatar uma situação jurídica complexa, o que dificultaria a extração do tema central pela inteligência artificial. Para evitar que essa interpretação fizesse a IA gerar inferências interpretativas que tangenciassem um parecer jurídico, propusemos alterações estruturais na interface. Decidiu-se reduzir a área destinada ao texto e incluir uma instrução clara de preenchimento. Adicionalmente, projetou-se uma tela de validação intermediária, na qual o sistema apresenta a interpretação extraída para que o usuário confirme ou selecione a opção que melhor corresponda à sua real intenção de busca.</w:t>
      </w:r>
    </w:p>
    <w:p w:rsidR="00000000" w:rsidDel="00000000" w:rsidP="00000000" w:rsidRDefault="00000000" w:rsidRPr="00000000" w14:paraId="0000004F">
      <w:pPr>
        <w:spacing w:after="0" w:lineRule="auto"/>
        <w:ind w:firstLine="720"/>
        <w:rPr/>
      </w:pPr>
      <w:r w:rsidDel="00000000" w:rsidR="00000000" w:rsidRPr="00000000">
        <w:rPr>
          <w:rtl w:val="0"/>
        </w:rPr>
        <w:t xml:space="preserve">As discussões sobre a interface também revelaram outro ponto de atenção: a heterogeneidade dos perfis de usuários. Embora o grupo tenha integrado páginas de validação e notificações adicionais para o público não especializado, constatou-se que seriam necessárias alterações ainda mais profundas — tanto na interface quanto na própria arquitetura do sistema — para garantir uma usabilidade ideal a cada segmento. Percebemos que, ao nos posicionarmos simultaneamente como pesquisadores e cidadãos, deixamos de antecipar como as especificidades do problema se manifestariam para o usuário comum. Como o mapeamento e a validação das etapas do processo concentraram-se em advogados, a ferramenta, em sua configuração atual, acabou se alinhando mais às necessidades de juristas do que às dos demais grupos.</w:t>
      </w:r>
    </w:p>
    <w:p w:rsidR="00000000" w:rsidDel="00000000" w:rsidP="00000000" w:rsidRDefault="00000000" w:rsidRPr="00000000" w14:paraId="00000050">
      <w:pPr>
        <w:spacing w:after="0" w:lineRule="auto"/>
        <w:ind w:firstLine="720"/>
        <w:rPr/>
      </w:pPr>
      <w:r w:rsidDel="00000000" w:rsidR="00000000" w:rsidRPr="00000000">
        <w:rPr>
          <w:rtl w:val="0"/>
        </w:rPr>
        <w:t xml:space="preserve">Compreendemos, no entanto, que é viável e necessário prosseguir com o desenvolvimento da aplicação para esses outros públicos, por causa de sua importante função social, desde que sejam realizadas novas rodadas de testes com usuários potenciais externos ao projeto, permitindo identificar pontos de atrito e potenciais erros de percurso. Para a apresentação final, optamos por manter os três perfis planejados, visto que os </w:t>
      </w:r>
      <w:r w:rsidDel="00000000" w:rsidR="00000000" w:rsidRPr="00000000">
        <w:rPr>
          <w:i w:val="1"/>
          <w:iCs w:val="1"/>
          <w:rtl w:val="0"/>
        </w:rPr>
        <w:t xml:space="preserve">guardrails</w:t>
      </w:r>
      <w:r w:rsidDel="00000000" w:rsidR="00000000" w:rsidRPr="00000000">
        <w:rPr>
          <w:rtl w:val="0"/>
        </w:rPr>
        <w:t xml:space="preserve"> implementados cumprem um papel relevante na mitigação de riscos e são suficientes para um protótipo em TRL 3. Ainda assim, registramos a necessidade de trabalhos futuros nessa direção.</w:t>
      </w:r>
    </w:p>
    <w:p w:rsidR="00000000" w:rsidDel="00000000" w:rsidP="00000000" w:rsidRDefault="00000000" w:rsidRPr="00000000" w14:paraId="00000051">
      <w:pPr>
        <w:spacing w:after="0" w:lineRule="auto"/>
        <w:ind w:left="0" w:firstLine="0"/>
        <w:rPr/>
      </w:pPr>
      <w:r w:rsidDel="00000000" w:rsidR="00000000" w:rsidRPr="00000000">
        <w:rPr>
          <w:rtl w:val="0"/>
        </w:rPr>
      </w:r>
    </w:p>
    <w:p w:rsidR="00000000" w:rsidDel="00000000" w:rsidP="00000000" w:rsidRDefault="00000000" w:rsidRPr="00000000" w14:paraId="00000052">
      <w:pPr>
        <w:pStyle w:val="Heading3"/>
        <w:spacing w:after="0" w:lineRule="auto"/>
        <w:rPr/>
      </w:pPr>
      <w:bookmarkStart w:colFirst="0" w:colLast="0" w:name="_heading=h.305h1gk2q2hi" w:id="8"/>
      <w:bookmarkEnd w:id="8"/>
      <w:r w:rsidDel="00000000" w:rsidR="00000000" w:rsidRPr="00000000">
        <w:rPr>
          <w:rtl w:val="0"/>
        </w:rPr>
        <w:t xml:space="preserve">1.4.3 A comunicação do grupo</w:t>
      </w:r>
    </w:p>
    <w:p w:rsidR="00000000" w:rsidDel="00000000" w:rsidP="00000000" w:rsidRDefault="00000000" w:rsidRPr="00000000" w14:paraId="00000053">
      <w:pPr>
        <w:spacing w:after="0" w:lineRule="auto"/>
        <w:ind w:left="0" w:firstLine="0"/>
        <w:rPr/>
      </w:pPr>
      <w:r w:rsidDel="00000000" w:rsidR="00000000" w:rsidRPr="00000000">
        <w:rPr>
          <w:rtl w:val="0"/>
        </w:rPr>
        <w:tab/>
        <w:t xml:space="preserve">O trabalho do grupo se organizou em torno de reuniões semanais, durante as quais o grupo reportava o andamento das tarefas, identificava os pontos a serem trabalhados para a semana seguinte e dividia-se em torno desses afazeres. Toda a comunicação foi realizada via Whatsapp e as reuniões via Google Meet. Desde o momento inicial, o grupo esteve atento à tradução de conceitos técnicos de uma área para outra, buscando tornar inteligíveis todas as decisões para o restante do grupo na medida daquilo em que eles poderiam contribuir ou opinar. Ao longo do projeto, também foram realizadas reuniões menores, com apenas parte dos integrantes, como foco na realização de tarefas específicas, que não demandavam a participação de todos os integrantes. Todos os avanços eram reportados e discutidos nas reuniões semanais. </w:t>
      </w:r>
    </w:p>
    <w:p w:rsidR="00000000" w:rsidDel="00000000" w:rsidP="00000000" w:rsidRDefault="00000000" w:rsidRPr="00000000" w14:paraId="00000054">
      <w:pPr>
        <w:pStyle w:val="Heading2"/>
        <w:spacing w:after="120" w:before="360" w:lineRule="auto"/>
        <w:ind w:firstLine="0"/>
        <w:jc w:val="left"/>
        <w:rPr/>
      </w:pPr>
      <w:bookmarkStart w:colFirst="0" w:colLast="0" w:name="_heading=h.au1tuzs45dyx" w:id="9"/>
      <w:bookmarkEnd w:id="9"/>
      <w:r w:rsidDel="00000000" w:rsidR="00000000" w:rsidRPr="00000000">
        <w:rPr>
          <w:rtl w:val="0"/>
        </w:rPr>
        <w:t xml:space="preserve">1.5 Posicionamento na Escala TRL— Nível 3</w:t>
      </w:r>
    </w:p>
    <w:p w:rsidR="00000000" w:rsidDel="00000000" w:rsidP="00000000" w:rsidRDefault="00000000" w:rsidRPr="00000000" w14:paraId="00000055">
      <w:pPr>
        <w:rPr/>
      </w:pPr>
      <w:r w:rsidDel="00000000" w:rsidR="00000000" w:rsidRPr="00000000">
        <w:rPr>
          <w:rtl w:val="0"/>
        </w:rPr>
        <w:t xml:space="preserve">Segundo [</w:t>
      </w:r>
      <w:hyperlink r:id="rId13">
        <w:r w:rsidDel="00000000" w:rsidR="00000000" w:rsidRPr="00000000">
          <w:rPr>
            <w:color w:val="1155cc"/>
            <w:u w:val="single"/>
            <w:rtl w:val="0"/>
          </w:rPr>
          <w:t xml:space="preserve">1</w:t>
        </w:r>
      </w:hyperlink>
      <w:r w:rsidDel="00000000" w:rsidR="00000000" w:rsidRPr="00000000">
        <w:rPr>
          <w:rtl w:val="0"/>
        </w:rPr>
        <w:t xml:space="preserve">], o</w:t>
      </w:r>
      <w:r w:rsidDel="00000000" w:rsidR="00000000" w:rsidRPr="00000000">
        <w:rPr>
          <w:rtl w:val="0"/>
        </w:rPr>
        <w:t xml:space="preserve"> TRL 3 é definido como "prova de conceito experimental", correspondendo à fase em que a pesquisa e o desenvolvimento ativos são iniciados, com estudos analíticos e laboratoriais destinados a validar as previsões sobre a viabilidade da tecnologia proposta. Sendo assim, podemos afirmar que o sistema idealizado se enquadra precisamente nesse nível em virtude dos aspectos apontados nos parágrafos seguintes.</w:t>
      </w:r>
    </w:p>
    <w:p w:rsidR="00000000" w:rsidDel="00000000" w:rsidP="00000000" w:rsidRDefault="00000000" w:rsidRPr="00000000" w14:paraId="00000056">
      <w:pPr>
        <w:rPr/>
      </w:pPr>
      <w:r w:rsidDel="00000000" w:rsidR="00000000" w:rsidRPr="00000000">
        <w:rPr>
          <w:rtl w:val="0"/>
        </w:rPr>
        <w:t xml:space="preserve">As hipóteses centrais foram testadas analiticamente, não apenas formuladas. F</w:t>
      </w:r>
      <w:r w:rsidDel="00000000" w:rsidR="00000000" w:rsidRPr="00000000">
        <w:rPr>
          <w:rtl w:val="0"/>
        </w:rPr>
        <w:t xml:space="preserve">oram definidos e especificados os mecanismos pelos quais o uso de NLP e LLM identificam relações semânticas entre as normas. E os casos de uso constituem estudos analíticos que delimitam as entradas e saídas esperadas e os critérios de aceitação mensuráveis (concordância mínima de 75% com especialistas jurídicos, por exemplo), comprovando que a abordagem técnica foi suficientemente investigada para determinar sua viabilidade.</w:t>
      </w:r>
    </w:p>
    <w:p w:rsidR="00000000" w:rsidDel="00000000" w:rsidP="00000000" w:rsidRDefault="00000000" w:rsidRPr="00000000" w14:paraId="00000057">
      <w:pPr>
        <w:rPr/>
      </w:pPr>
      <w:r w:rsidDel="00000000" w:rsidR="00000000" w:rsidRPr="00000000">
        <w:rPr>
          <w:rtl w:val="0"/>
        </w:rPr>
        <w:t xml:space="preserve">Foi construído u</w:t>
      </w:r>
      <w:r w:rsidDel="00000000" w:rsidR="00000000" w:rsidRPr="00000000">
        <w:rPr>
          <w:rtl w:val="0"/>
        </w:rPr>
        <w:t xml:space="preserve">m </w:t>
      </w:r>
      <w:hyperlink r:id="rId14">
        <w:r w:rsidDel="00000000" w:rsidR="00000000" w:rsidRPr="00000000">
          <w:rPr>
            <w:color w:val="1155cc"/>
            <w:u w:val="single"/>
            <w:rtl w:val="0"/>
          </w:rPr>
          <w:t xml:space="preserve">protótipo de prova de conceito</w:t>
        </w:r>
      </w:hyperlink>
      <w:r w:rsidDel="00000000" w:rsidR="00000000" w:rsidRPr="00000000">
        <w:rPr>
          <w:rtl w:val="0"/>
        </w:rPr>
        <w:t xml:space="preserve"> que, ainda que imaturo, atende ao TRL nível 3, dado que o foco nesse nível é demonstrar que as funções críticas são executáveis. Além do protótipo, a definição da arquitetura ideal do sistema</w:t>
      </w:r>
      <w:r w:rsidDel="00000000" w:rsidR="00000000" w:rsidRPr="00000000">
        <w:rPr>
          <w:rtl w:val="0"/>
        </w:rPr>
        <w:t xml:space="preserve">, reforça o atendimento ao esperado nessa escala.</w:t>
      </w:r>
    </w:p>
    <w:p w:rsidR="00000000" w:rsidDel="00000000" w:rsidP="00000000" w:rsidRDefault="00000000" w:rsidRPr="00000000" w14:paraId="00000058">
      <w:pPr>
        <w:rPr/>
      </w:pPr>
      <w:r w:rsidDel="00000000" w:rsidR="00000000" w:rsidRPr="00000000">
        <w:rPr>
          <w:rtl w:val="0"/>
        </w:rPr>
        <w:t xml:space="preserve">Outro aspecto que comprova o alcance do TRL 3 foi a realização dos testes dos dois casos de uso, que demonstraram, isoladamente, a capacidade do sistema de efetuar busca semântica multi esfera e a capacidade de identificação de lacunas normativas.</w:t>
      </w:r>
    </w:p>
    <w:p w:rsidR="00000000" w:rsidDel="00000000" w:rsidP="00000000" w:rsidRDefault="00000000" w:rsidRPr="00000000" w14:paraId="00000059">
      <w:pPr>
        <w:rPr/>
      </w:pPr>
      <w:r w:rsidDel="00000000" w:rsidR="00000000" w:rsidRPr="00000000">
        <w:rPr>
          <w:rtl w:val="0"/>
        </w:rPr>
        <w:t xml:space="preserve">Não se pode dizer que foram alcançados níveis superiores da escala TRL, pois o corpus normativo não está integralmente indexado em ambiente operacional; os testes de acurácia com especialistas jurídicos reais não foram conduzidos; e a integração fim-a-fim entre os componentes da arquitetura não foi validada em condições representativas de uso. Portanto, não a alcançamos a integração e validação em ambiente controlado que caracterizaria o TRL 4.</w:t>
      </w:r>
      <w:r w:rsidDel="00000000" w:rsidR="00000000" w:rsidRPr="00000000">
        <w:rPr>
          <w:rtl w:val="0"/>
        </w:rPr>
      </w:r>
    </w:p>
    <w:p w:rsidR="00000000" w:rsidDel="00000000" w:rsidP="00000000" w:rsidRDefault="00000000" w:rsidRPr="00000000" w14:paraId="0000005A">
      <w:pPr>
        <w:pStyle w:val="Heading2"/>
        <w:spacing w:after="60" w:before="120" w:lineRule="auto"/>
        <w:ind w:firstLine="0"/>
        <w:rPr/>
      </w:pPr>
      <w:bookmarkStart w:colFirst="0" w:colLast="0" w:name="_heading=h.70269gnm20xz" w:id="10"/>
      <w:bookmarkEnd w:id="10"/>
      <w:r w:rsidDel="00000000" w:rsidR="00000000" w:rsidRPr="00000000">
        <w:rPr>
          <w:rtl w:val="0"/>
        </w:rPr>
        <w:t xml:space="preserve">1.6 Partes Interessadas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Esta subseção mapeia as partes interessadas mobilizadas e afetadas pelo sistema, conforme a abordagem de envolvimento e influência discutida no curso. O objetivo é orientar a intensidade e a forma de engajamento adequadas a cada grupo, evitando riscos inicialmente imprevistos e ampliando a aceitação e a confiança na solução.</w:t>
      </w:r>
    </w:p>
    <w:p w:rsidR="00000000" w:rsidDel="00000000" w:rsidP="00000000" w:rsidRDefault="00000000" w:rsidRPr="00000000" w14:paraId="0000005C">
      <w:pPr>
        <w:rPr/>
      </w:pPr>
      <w:r w:rsidDel="00000000" w:rsidR="00000000" w:rsidRPr="00000000">
        <w:rPr>
          <w:b w:val="1"/>
          <w:bCs w:val="1"/>
          <w:color w:val="008542"/>
          <w:rtl w:val="0"/>
        </w:rPr>
        <w:t xml:space="preserve">Mapa de partes interessadas. </w:t>
      </w:r>
      <w:r w:rsidDel="00000000" w:rsidR="00000000" w:rsidRPr="00000000">
        <w:rPr>
          <w:rtl w:val="0"/>
        </w:rPr>
        <w:t xml:space="preserve">Os atores distribuem-se em dois eixos, grau de envolvimento direto na construção e operação da solução e grau de influência sobre suas decisões, formando quatro grupos. O primeiro grupo, altamente envolvido no projeto e de alta influência em seus resultados é composto por: equipe de desenvolvimento da aplicação, equipe de curadoria do </w:t>
      </w:r>
      <w:r w:rsidDel="00000000" w:rsidR="00000000" w:rsidRPr="00000000">
        <w:rPr>
          <w:i w:val="1"/>
          <w:iCs w:val="1"/>
          <w:rtl w:val="0"/>
        </w:rPr>
        <w:t xml:space="preserve">corpus</w:t>
      </w:r>
      <w:r w:rsidDel="00000000" w:rsidR="00000000" w:rsidRPr="00000000">
        <w:rPr>
          <w:rtl w:val="0"/>
        </w:rPr>
        <w:t xml:space="preserve">, especialistas consultados para validação das respostas, governança ética do projeto e </w:t>
      </w:r>
      <w:r w:rsidDel="00000000" w:rsidR="00000000" w:rsidRPr="00000000">
        <w:rPr>
          <w:rtl w:val="0"/>
        </w:rPr>
        <w:t xml:space="preserve">órgãos públicos fornecedores de normativas, como a Câmara Municipal do Rio de Janeiro, a ALERJ e a Imprensa Nacional</w:t>
      </w:r>
      <w:r w:rsidDel="00000000" w:rsidR="00000000" w:rsidRPr="00000000">
        <w:rPr>
          <w:rtl w:val="0"/>
        </w:rPr>
        <w:t xml:space="preserve">. O segundo grupo, caracterizado por seu alto envolvimento e baixa influência no desenvolvimento do projeto, que deverá ser mantido informado das decisões tomadas e continuamente ouvido: as comunidades usuárias, pessoas advogadas ou funcionárias da área jurídica, pesquisadoras jurídicas e cidadãs com base de conhecimento jurídico, que usam o sistema mas não controlam seu desenho, assim como os clientes dos advogados ou usuários dos serviços públicos jurídicos cujos advogados patronos utilizam a plataforma. Um terceiro grupo de partes interessadas é composto por pessoas com baixo envolvimento no projeto, mas alta influência em suas decisões, composto por: gestores institucionais, patrocinadores e as agências reguladoras (com foco na Agência Nacional de Proteção de Dados) que influem em diretrizes e conformidade com participação pontual. Por fim, o último grupo de interessados se constitui por pessoas com baixo envolvimento e baixa influência na aplicação e é composto por: </w:t>
      </w:r>
      <w:r w:rsidDel="00000000" w:rsidR="00000000" w:rsidRPr="00000000">
        <w:rPr>
          <w:rtl w:val="0"/>
        </w:rPr>
        <w:t xml:space="preserve">as pessoas</w:t>
      </w:r>
      <w:r w:rsidDel="00000000" w:rsidR="00000000" w:rsidRPr="00000000">
        <w:rPr>
          <w:rtl w:val="0"/>
        </w:rPr>
        <w:t xml:space="preserve"> afetadas lateralmente, pessoas não-usuárias que trabalham com o tema, os Poderes Executivo, Legislativo e Judiciário e outras plataformas de busca legislativa.</w:t>
      </w:r>
    </w:p>
    <w:p w:rsidR="00000000" w:rsidDel="00000000" w:rsidP="00000000" w:rsidRDefault="00000000" w:rsidRPr="00000000" w14:paraId="0000005D">
      <w:pPr>
        <w:rPr/>
      </w:pPr>
      <w:r w:rsidDel="00000000" w:rsidR="00000000" w:rsidRPr="00000000">
        <w:rPr>
          <w:b w:val="1"/>
          <w:bCs w:val="1"/>
          <w:color w:val="008542"/>
          <w:rtl w:val="0"/>
        </w:rPr>
        <w:t xml:space="preserve">Grupos vulneráveis e assimetrias de poder. </w:t>
      </w:r>
      <w:r w:rsidDel="00000000" w:rsidR="00000000" w:rsidRPr="00000000">
        <w:rPr>
          <w:rtl w:val="0"/>
        </w:rPr>
        <w:t xml:space="preserve">Como já apontado na descrição do problema, a dificuldade e o custo da pesquisa jurídica não penalizam todos por igual: aprofundam a assimetria informacional contra quem não pode custear assessoria especializada, convertendo desigualdade financeira em desigualdade de acesso ao direito. </w:t>
      </w:r>
      <w:r w:rsidDel="00000000" w:rsidR="00000000" w:rsidRPr="00000000">
        <w:rPr>
          <w:rtl w:val="0"/>
        </w:rPr>
        <w:t xml:space="preserve">Os mais atingidos por este cenário são, em geral, partes que sequer interagem diretamente com o sistema, pessoas hipossuficientes, litigantes em causa própria e comunidades historicamente desfavorecidas. </w:t>
      </w:r>
      <w:r w:rsidDel="00000000" w:rsidR="00000000" w:rsidRPr="00000000">
        <w:rPr>
          <w:rtl w:val="0"/>
        </w:rPr>
        <w:t xml:space="preserve">O protótipo responde a essa assimetria com um perfil de cidadão em modo guiado e linguagem clara, com mensagem fixa remetendo à Defensoria Pública do Rio de Janeiro ou a advogado de confiança, e com a advertência explícita de que a busca legislativa não substitui orientação jurídica. Como decisão de projeto, esses grupos permanecem como partes a monitorar e proteger, e fica registrada a necessidade de rodadas de teste e validação com usuários externos reais que façam parte deste grupo, antes da ampliação a esses públicos. Ainda, registra-se a necessidade de realização de uma investigação mais aprofundada para compreender outras possíveis necessidades a serem atendidas pela plataforma. </w:t>
      </w:r>
    </w:p>
    <w:p w:rsidR="00000000" w:rsidDel="00000000" w:rsidP="00000000" w:rsidRDefault="00000000" w:rsidRPr="00000000" w14:paraId="0000005E">
      <w:pPr>
        <w:rPr/>
      </w:pPr>
      <w:r w:rsidDel="00000000" w:rsidR="00000000" w:rsidRPr="00000000">
        <w:rPr>
          <w:b w:val="1"/>
          <w:bCs w:val="1"/>
          <w:color w:val="008542"/>
          <w:rtl w:val="0"/>
        </w:rPr>
        <w:t xml:space="preserve">Estratégias de engajamento participativo.</w:t>
      </w:r>
      <w:r w:rsidDel="00000000" w:rsidR="00000000" w:rsidRPr="00000000">
        <w:rPr>
          <w:b w:val="1"/>
          <w:bCs w:val="1"/>
          <w:rtl w:val="0"/>
        </w:rPr>
        <w:t xml:space="preserve"> </w:t>
      </w:r>
      <w:r w:rsidDel="00000000" w:rsidR="00000000" w:rsidRPr="00000000">
        <w:rPr>
          <w:rtl w:val="0"/>
        </w:rPr>
        <w:t xml:space="preserve">O engajamento não se encerra na concepção: estrutura-se em comunicação transparente (publicação acessível dos critérios de ranqueamento, dos limites declarados e da cobertura do corpus,  já materializada no Painel de Transparência do protótipo); participação contínua (consulta periódica a usuários e a grupos afetados ao longo da operação, apoiada pelo canal de Ouvidoria do protótipo, e não apenas na fase inicial de levantamento de requisitos); e inclusão de vozes diversas (composição do comitê de governança com representação da advocacia, da pesquisa, da Defensoria Pública e do perfil cidadão, com representantes de diferentes grupos sociais, evitando captura por um único ponto de vista).</w:t>
      </w:r>
    </w:p>
    <w:p w:rsidR="00000000" w:rsidDel="00000000" w:rsidP="00000000" w:rsidRDefault="00000000" w:rsidRPr="00000000" w14:paraId="0000005F">
      <w:pPr>
        <w:rPr/>
      </w:pPr>
      <w:r w:rsidDel="00000000" w:rsidR="00000000" w:rsidRPr="00000000">
        <w:rPr>
          <w:b w:val="1"/>
          <w:bCs w:val="1"/>
          <w:color w:val="008542"/>
          <w:rtl w:val="0"/>
        </w:rPr>
        <w:t xml:space="preserve">Atendimento diferenciado por perfil.</w:t>
      </w:r>
      <w:r w:rsidDel="00000000" w:rsidR="00000000" w:rsidRPr="00000000">
        <w:rPr>
          <w:b w:val="1"/>
          <w:bCs w:val="1"/>
          <w:rtl w:val="0"/>
        </w:rPr>
        <w:t xml:space="preserve"> </w:t>
      </w:r>
      <w:r w:rsidDel="00000000" w:rsidR="00000000" w:rsidRPr="00000000">
        <w:rPr>
          <w:rtl w:val="0"/>
        </w:rPr>
        <w:t xml:space="preserve">A pessoa advogada recebe interface com terminologia técnica e exportação em padrão jurídico; a pessoa pesquisadora dispõe de análise comparativa, histórico e exportação em formato acadêmico; a pessoa cidadã acede a um modo guiado e simplificado, com linguagem clara e remissão à Defensoria. O protótipo já propõe a implementação de três perfis e o modo guiado para o cidadão (com situações comuns pré-formuladas). A diferenciação a ser construída nas próximas fases recai sobre possíveis adaptações na linguagem, a delimitação da profundidade técnica demandada e das necessidades específicas de cada perfil, sempre trabalhando com foco em não alterar a natureza não interpretativa das respostas.</w:t>
      </w:r>
    </w:p>
    <w:p w:rsidR="00000000" w:rsidDel="00000000" w:rsidP="00000000" w:rsidRDefault="00000000" w:rsidRPr="00000000" w14:paraId="00000060">
      <w:pPr>
        <w:pStyle w:val="Heading2"/>
        <w:spacing w:after="60" w:before="120" w:lineRule="auto"/>
        <w:ind w:firstLine="0"/>
        <w:rPr/>
      </w:pPr>
      <w:bookmarkStart w:colFirst="0" w:colLast="0" w:name="_heading=h.c5z3xkt192qy" w:id="11"/>
      <w:bookmarkEnd w:id="11"/>
      <w:r w:rsidDel="00000000" w:rsidR="00000000" w:rsidRPr="00000000">
        <w:rPr>
          <w:rtl w:val="0"/>
        </w:rPr>
        <w:t xml:space="preserve">1.7 Princípios de Design: Confiança, Confiabilidade e Alternativas</w:t>
      </w:r>
    </w:p>
    <w:p w:rsidR="00000000" w:rsidDel="00000000" w:rsidP="00000000" w:rsidRDefault="00000000" w:rsidRPr="00000000" w14:paraId="00000061">
      <w:pPr>
        <w:spacing w:after="60" w:before="120" w:lineRule="auto"/>
        <w:ind w:left="0" w:firstLine="0"/>
        <w:rPr/>
      </w:pPr>
      <w:r w:rsidDel="00000000" w:rsidR="00000000" w:rsidRPr="00000000">
        <w:rPr>
          <w:b w:val="1"/>
          <w:bCs w:val="1"/>
          <w:sz w:val="26"/>
          <w:szCs w:val="26"/>
          <w:rtl w:val="0"/>
        </w:rPr>
        <w:tab/>
      </w:r>
      <w:r w:rsidDel="00000000" w:rsidR="00000000" w:rsidRPr="00000000">
        <w:rPr>
          <w:b w:val="1"/>
          <w:bCs w:val="1"/>
          <w:color w:val="008542"/>
          <w:rtl w:val="0"/>
        </w:rPr>
        <w:t xml:space="preserve">Confiabilidade.</w:t>
      </w:r>
      <w:r w:rsidDel="00000000" w:rsidR="00000000" w:rsidRPr="00000000">
        <w:rPr>
          <w:b w:val="1"/>
          <w:bCs w:val="1"/>
          <w:rtl w:val="0"/>
        </w:rPr>
        <w:t xml:space="preserve"> </w:t>
      </w:r>
      <w:r w:rsidDel="00000000" w:rsidR="00000000" w:rsidRPr="00000000">
        <w:rPr>
          <w:rtl w:val="0"/>
        </w:rPr>
        <w:t xml:space="preserve">Seguindo a distinção discutida no curso, o sistema persegue confiabilidade engendrada por evidências verificáveis, fontes oficiais, dispositivos citados e critérios públicos, e não confiança afetiva ou crença em sua autoridade. Ser digno de confiança não é propriedade do artefato isolado: depende de redes institucionais externas (curadoria responsável, auditoria, proteção de dados). O usuário deve apoiar-se nos resultados na medida em que pode inspecioná-los e rastreá-los, jamais por delegação cega de julgamento.</w:t>
      </w:r>
    </w:p>
    <w:p w:rsidR="00000000" w:rsidDel="00000000" w:rsidP="00000000" w:rsidRDefault="00000000" w:rsidRPr="00000000" w14:paraId="00000062">
      <w:pPr>
        <w:spacing w:after="60" w:before="120" w:lineRule="auto"/>
        <w:ind w:left="0" w:firstLine="0"/>
        <w:rPr/>
      </w:pPr>
      <w:r w:rsidDel="00000000" w:rsidR="00000000" w:rsidRPr="00000000">
        <w:rPr>
          <w:rtl w:val="0"/>
        </w:rPr>
        <w:tab/>
      </w:r>
      <w:r w:rsidDel="00000000" w:rsidR="00000000" w:rsidRPr="00000000">
        <w:rPr>
          <w:b w:val="1"/>
          <w:bCs w:val="1"/>
          <w:color w:val="008542"/>
          <w:rtl w:val="0"/>
        </w:rPr>
        <w:t xml:space="preserve">Dependência com responsabilização.</w:t>
      </w:r>
      <w:r w:rsidDel="00000000" w:rsidR="00000000" w:rsidRPr="00000000">
        <w:rPr>
          <w:b w:val="1"/>
          <w:bCs w:val="1"/>
          <w:rtl w:val="0"/>
        </w:rPr>
        <w:t xml:space="preserve"> </w:t>
      </w:r>
      <w:r w:rsidDel="00000000" w:rsidR="00000000" w:rsidRPr="00000000">
        <w:rPr>
          <w:rtl w:val="0"/>
        </w:rPr>
        <w:t xml:space="preserve">O usuário pode apoiar-se no sistema, mas permanece responsável pela interpretação e pelo uso jurídico dos resultados. O protótipo já materializa essa postura: o princípio explícito de que o sistema não emite opinião jurídica, o aviso de que o sistema pode cometer erros e de que as fontes oficiais devem ser sempre consultadas, e a remissão, na interface do cidadão, à Defensoria Pública ou a advogado. Para o TRL-4, o projeto prevê, ainda, a inclusão de novos mecanismos de proteção.</w:t>
      </w:r>
    </w:p>
    <w:p w:rsidR="00000000" w:rsidDel="00000000" w:rsidP="00000000" w:rsidRDefault="00000000" w:rsidRPr="00000000" w14:paraId="00000063">
      <w:pPr>
        <w:spacing w:after="60" w:before="120" w:lineRule="auto"/>
        <w:ind w:left="0" w:firstLine="0"/>
        <w:rPr/>
      </w:pPr>
      <w:r w:rsidDel="00000000" w:rsidR="00000000" w:rsidRPr="00000000">
        <w:rPr>
          <w:rtl w:val="0"/>
        </w:rPr>
        <w:tab/>
      </w:r>
      <w:r w:rsidDel="00000000" w:rsidR="00000000" w:rsidRPr="00000000">
        <w:rPr>
          <w:b w:val="1"/>
          <w:bCs w:val="1"/>
          <w:color w:val="008542"/>
          <w:rtl w:val="0"/>
        </w:rPr>
        <w:t xml:space="preserve">Não antropomorfização.</w:t>
      </w:r>
      <w:r w:rsidDel="00000000" w:rsidR="00000000" w:rsidRPr="00000000">
        <w:rPr>
          <w:b w:val="1"/>
          <w:bCs w:val="1"/>
          <w:rtl w:val="0"/>
        </w:rPr>
        <w:t xml:space="preserve"> </w:t>
      </w:r>
      <w:r w:rsidDel="00000000" w:rsidR="00000000" w:rsidRPr="00000000">
        <w:rPr>
          <w:rtl w:val="0"/>
        </w:rPr>
        <w:t xml:space="preserve">Por ser um mecanismo de busca e mapeamento, e não um agente conversacional, o protótipo se propõe a evitar, já por sua estrutura, a antropomorfização contra a qual a literatura adverte. É estabelecida como princípio de design a vedação a qualquer simulação de conselho jurídico. </w:t>
      </w:r>
    </w:p>
    <w:p w:rsidR="00000000" w:rsidDel="00000000" w:rsidP="00000000" w:rsidRDefault="00000000" w:rsidRPr="00000000" w14:paraId="00000064">
      <w:pPr>
        <w:spacing w:after="60" w:before="120" w:lineRule="auto"/>
        <w:ind w:left="0" w:firstLine="0"/>
        <w:rPr/>
      </w:pPr>
      <w:r w:rsidDel="00000000" w:rsidR="00000000" w:rsidRPr="00000000">
        <w:rPr>
          <w:rtl w:val="0"/>
        </w:rPr>
        <w:tab/>
      </w:r>
      <w:r w:rsidDel="00000000" w:rsidR="00000000" w:rsidRPr="00000000">
        <w:rPr>
          <w:b w:val="1"/>
          <w:bCs w:val="1"/>
          <w:color w:val="008542"/>
          <w:rtl w:val="0"/>
        </w:rPr>
        <w:t xml:space="preserve">Reconhecimento honesto dos limites.</w:t>
      </w:r>
      <w:r w:rsidDel="00000000" w:rsidR="00000000" w:rsidRPr="00000000">
        <w:rPr>
          <w:b w:val="1"/>
          <w:bCs w:val="1"/>
          <w:rtl w:val="0"/>
        </w:rPr>
        <w:t xml:space="preserve"> </w:t>
      </w:r>
      <w:r w:rsidDel="00000000" w:rsidR="00000000" w:rsidRPr="00000000">
        <w:rPr>
          <w:rtl w:val="0"/>
        </w:rPr>
        <w:t xml:space="preserve">O protótipo expõe seus limites: indicação da relevância de uma norma de acordo com critérios claros, alerta de lacuna quando nenhuma norma supera 70% de relevância (com remissão ao posicionamento jurisprudencial), sinalização de cobertura e o princípio de não emissão de opinião. Como decisão, mantém-se uma postura de limites declarados e um </w:t>
      </w:r>
      <w:r w:rsidDel="00000000" w:rsidR="00000000" w:rsidRPr="00000000">
        <w:rPr>
          <w:i w:val="1"/>
          <w:iCs w:val="1"/>
          <w:rtl w:val="0"/>
        </w:rPr>
        <w:t xml:space="preserve">changelog</w:t>
      </w:r>
      <w:r w:rsidDel="00000000" w:rsidR="00000000" w:rsidRPr="00000000">
        <w:rPr>
          <w:rtl w:val="0"/>
        </w:rPr>
        <w:t xml:space="preserve"> ético, resistindo ao reconhecimento estrategicamente equivocado e ao marketing usual de IA.</w:t>
      </w:r>
    </w:p>
    <w:p w:rsidR="00000000" w:rsidDel="00000000" w:rsidP="00000000" w:rsidRDefault="00000000" w:rsidRPr="00000000" w14:paraId="00000065">
      <w:pPr>
        <w:spacing w:after="60" w:before="120" w:lineRule="auto"/>
        <w:ind w:left="0" w:firstLine="0"/>
        <w:rPr/>
      </w:pPr>
      <w:r w:rsidDel="00000000" w:rsidR="00000000" w:rsidRPr="00000000">
        <w:rPr>
          <w:rtl w:val="0"/>
        </w:rPr>
        <w:tab/>
      </w:r>
      <w:r w:rsidDel="00000000" w:rsidR="00000000" w:rsidRPr="00000000">
        <w:rPr>
          <w:b w:val="1"/>
          <w:bCs w:val="1"/>
          <w:color w:val="008542"/>
          <w:rtl w:val="0"/>
        </w:rPr>
        <w:t xml:space="preserve">Alternativas e cocriação.</w:t>
      </w:r>
      <w:r w:rsidDel="00000000" w:rsidR="00000000" w:rsidRPr="00000000">
        <w:rPr>
          <w:b w:val="1"/>
          <w:bCs w:val="1"/>
          <w:rtl w:val="0"/>
        </w:rPr>
        <w:t xml:space="preserve"> </w:t>
      </w:r>
      <w:r w:rsidDel="00000000" w:rsidR="00000000" w:rsidRPr="00000000">
        <w:rPr>
          <w:rtl w:val="0"/>
        </w:rPr>
        <w:t xml:space="preserve">A leitura de </w:t>
      </w:r>
      <w:r w:rsidDel="00000000" w:rsidR="00000000" w:rsidRPr="00000000">
        <w:rPr>
          <w:i w:val="1"/>
          <w:iCs w:val="1"/>
          <w:rtl w:val="0"/>
        </w:rPr>
        <w:t xml:space="preserve">Moral Codes</w:t>
      </w:r>
      <w:r w:rsidDel="00000000" w:rsidR="00000000" w:rsidRPr="00000000">
        <w:rPr>
          <w:rtl w:val="0"/>
        </w:rPr>
        <w:t xml:space="preserve"> inspirou duas funcionalidades já presentes no protótipo: a edição do prompt após o processamento (o usuário instrui e ajusta a busca, em vez de receber passivamente um resultado) e o botão de feedback e contestação de resultados, encaminhado à Ouvidoria, que engaja a expertise do usuário para apontar erros e sugerir conexões não mapeadas, alimentando a melhoria contínua sob moderação humana. Ambas se alinham à ideia de um sistema </w:t>
      </w:r>
      <w:r w:rsidDel="00000000" w:rsidR="00000000" w:rsidRPr="00000000">
        <w:rPr>
          <w:rtl w:val="0"/>
        </w:rPr>
        <w:t xml:space="preserve">instruível</w:t>
      </w:r>
      <w:r w:rsidDel="00000000" w:rsidR="00000000" w:rsidRPr="00000000">
        <w:rPr>
          <w:rtl w:val="0"/>
        </w:rPr>
        <w:t xml:space="preserve">, em que o usuário permanece coautor.</w:t>
      </w:r>
    </w:p>
    <w:p w:rsidR="00000000" w:rsidDel="00000000" w:rsidP="00000000" w:rsidRDefault="00000000" w:rsidRPr="00000000" w14:paraId="00000066">
      <w:pPr>
        <w:spacing w:after="60" w:before="120" w:lineRule="auto"/>
        <w:ind w:left="0" w:firstLine="0"/>
        <w:rPr/>
      </w:pPr>
      <w:r w:rsidDel="00000000" w:rsidR="00000000" w:rsidRPr="00000000">
        <w:rPr>
          <w:rtl w:val="0"/>
        </w:rPr>
      </w:r>
    </w:p>
    <w:p w:rsidR="00000000" w:rsidDel="00000000" w:rsidP="00000000" w:rsidRDefault="00000000" w:rsidRPr="00000000" w14:paraId="00000067">
      <w:pPr>
        <w:pStyle w:val="Heading1"/>
        <w:spacing w:after="120" w:lineRule="auto"/>
        <w:ind w:firstLine="0"/>
        <w:jc w:val="left"/>
        <w:rPr/>
      </w:pPr>
      <w:bookmarkStart w:colFirst="0" w:colLast="0" w:name="_heading=h.721r17qs27dl" w:id="12"/>
      <w:bookmarkEnd w:id="12"/>
      <w:r w:rsidDel="00000000" w:rsidR="00000000" w:rsidRPr="00000000">
        <w:rPr>
          <w:rtl w:val="0"/>
        </w:rPr>
        <w:t xml:space="preserve">2. O Que o Sistema Faz — Casos de Uso</w:t>
      </w:r>
    </w:p>
    <w:p w:rsidR="00000000" w:rsidDel="00000000" w:rsidP="00000000" w:rsidRDefault="00000000" w:rsidRPr="00000000" w14:paraId="00000068">
      <w:pPr>
        <w:pStyle w:val="Heading2"/>
        <w:spacing w:after="120" w:before="360" w:lineRule="auto"/>
        <w:ind w:firstLine="0"/>
        <w:jc w:val="left"/>
        <w:rPr/>
      </w:pPr>
      <w:bookmarkStart w:colFirst="0" w:colLast="0" w:name="_heading=h.ge0w9r5vi04w" w:id="13"/>
      <w:bookmarkEnd w:id="13"/>
      <w:r w:rsidDel="00000000" w:rsidR="00000000" w:rsidRPr="00000000">
        <w:rPr>
          <w:rtl w:val="0"/>
        </w:rPr>
        <w:t xml:space="preserve">2.1 UC-01 — Pesquisa por Legislação Aplicável a Caso Concreto</w:t>
      </w:r>
    </w:p>
    <w:p w:rsidR="00000000" w:rsidDel="00000000" w:rsidP="00000000" w:rsidRDefault="00000000" w:rsidRPr="00000000" w14:paraId="00000069">
      <w:pPr>
        <w:rPr/>
      </w:pPr>
      <w:r w:rsidDel="00000000" w:rsidR="00000000" w:rsidRPr="00000000">
        <w:rPr>
          <w:rtl w:val="0"/>
        </w:rPr>
        <w:t xml:space="preserve">Uma pessoa advogada, pesquisadora ou cidadã precisa identificar, de forma rápida e completa, o arcabouço normativo incidente sobre um tema jurídico específico, considerando simultaneamente as três esferas legislativas. Hoje, essa tarefa exige acesso manual a múltiplos portais com padrões e qualidade de digitalização heterogêneos, sem qualquer garantia de cobertura completa.</w:t>
      </w:r>
    </w:p>
    <w:p w:rsidR="00000000" w:rsidDel="00000000" w:rsidP="00000000" w:rsidRDefault="00000000" w:rsidRPr="00000000" w14:paraId="0000006A">
      <w:pPr>
        <w:spacing w:after="80" w:before="280" w:lineRule="auto"/>
        <w:ind w:firstLine="0"/>
        <w:rPr/>
      </w:pPr>
      <w:r w:rsidDel="00000000" w:rsidR="00000000" w:rsidRPr="00000000">
        <w:rPr>
          <w:b w:val="1"/>
          <w:bCs w:val="1"/>
          <w:color w:val="008542"/>
          <w:sz w:val="20"/>
          <w:szCs w:val="20"/>
          <w:rtl w:val="0"/>
        </w:rPr>
        <w:t xml:space="preserve">Tabela 1 — Especificação UC-01</w:t>
      </w:r>
      <w:r w:rsidDel="00000000" w:rsidR="00000000" w:rsidRPr="00000000">
        <w:rPr>
          <w:rtl w:val="0"/>
        </w:rPr>
      </w:r>
    </w:p>
    <w:tbl>
      <w:tblPr>
        <w:tblStyle w:val="Table1"/>
        <w:tblW w:w="9072.0" w:type="dxa"/>
        <w:jc w:val="left"/>
        <w:tblBorders>
          <w:top w:color="93c47d" w:space="0" w:sz="4" w:val="single"/>
          <w:left w:color="93c47d" w:space="0" w:sz="4" w:val="single"/>
          <w:bottom w:color="93c47d" w:space="0" w:sz="4" w:val="single"/>
          <w:right w:color="93c47d" w:space="0" w:sz="4" w:val="single"/>
          <w:insideH w:color="93c47d" w:space="0" w:sz="4" w:val="single"/>
          <w:insideV w:color="93c47d" w:space="0" w:sz="4" w:val="single"/>
        </w:tblBorders>
        <w:tblLayout w:type="fixed"/>
        <w:tblLook w:val="0400"/>
      </w:tblPr>
      <w:tblGrid>
        <w:gridCol w:w="2500"/>
        <w:gridCol w:w="6572"/>
        <w:tblGridChange w:id="0">
          <w:tblGrid>
            <w:gridCol w:w="2500"/>
            <w:gridCol w:w="6572"/>
          </w:tblGrid>
        </w:tblGridChange>
      </w:tblGrid>
      <w:tr>
        <w:trPr>
          <w:cantSplit w:val="0"/>
          <w:tblHeader w:val="0"/>
        </w:trPr>
        <w:tc>
          <w:tcPr>
            <w:shd w:fill="008542" w:val="clear"/>
            <w:tcMar>
              <w:top w:w="80.0" w:type="dxa"/>
              <w:left w:w="120.0" w:type="dxa"/>
              <w:bottom w:w="80.0" w:type="dxa"/>
              <w:right w:w="120.0" w:type="dxa"/>
            </w:tcMar>
          </w:tcPr>
          <w:p w:rsidR="00000000" w:rsidDel="00000000" w:rsidP="00000000" w:rsidRDefault="00000000" w:rsidRPr="00000000" w14:paraId="0000006B">
            <w:pPr>
              <w:spacing w:after="0" w:line="240" w:lineRule="auto"/>
              <w:ind w:firstLine="0"/>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06C">
            <w:pPr>
              <w:spacing w:after="0" w:line="240" w:lineRule="auto"/>
              <w:ind w:firstLine="0"/>
              <w:jc w:val="center"/>
              <w:rPr/>
            </w:pPr>
            <w:r w:rsidDel="00000000" w:rsidR="00000000" w:rsidRPr="00000000">
              <w:rPr>
                <w:b w:val="1"/>
                <w:bCs w:val="1"/>
                <w:color w:val="ffffff"/>
                <w:sz w:val="20"/>
                <w:szCs w:val="20"/>
                <w:rtl w:val="0"/>
              </w:rPr>
              <w:t xml:space="preserve">Descrição</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D">
            <w:pPr>
              <w:spacing w:after="0" w:line="240" w:lineRule="auto"/>
              <w:ind w:firstLine="0"/>
              <w:jc w:val="left"/>
              <w:rPr/>
            </w:pPr>
            <w:r w:rsidDel="00000000" w:rsidR="00000000" w:rsidRPr="00000000">
              <w:rPr>
                <w:sz w:val="20"/>
                <w:szCs w:val="20"/>
                <w:rtl w:val="0"/>
              </w:rPr>
              <w:t xml:space="preserve">Identificador</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6E">
            <w:pPr>
              <w:spacing w:after="0" w:line="240" w:lineRule="auto"/>
              <w:ind w:firstLine="0"/>
              <w:jc w:val="left"/>
              <w:rPr/>
            </w:pPr>
            <w:r w:rsidDel="00000000" w:rsidR="00000000" w:rsidRPr="00000000">
              <w:rPr>
                <w:sz w:val="20"/>
                <w:szCs w:val="20"/>
                <w:rtl w:val="0"/>
              </w:rPr>
              <w:t xml:space="preserve">UC-01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F">
            <w:pPr>
              <w:spacing w:after="0" w:line="240" w:lineRule="auto"/>
              <w:ind w:firstLine="0"/>
              <w:jc w:val="left"/>
              <w:rPr/>
            </w:pPr>
            <w:r w:rsidDel="00000000" w:rsidR="00000000" w:rsidRPr="00000000">
              <w:rPr>
                <w:sz w:val="20"/>
                <w:szCs w:val="20"/>
                <w:rtl w:val="0"/>
              </w:rPr>
              <w:t xml:space="preserve">Ator principal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0">
            <w:pPr>
              <w:spacing w:after="0" w:line="240" w:lineRule="auto"/>
              <w:ind w:firstLine="0"/>
              <w:jc w:val="left"/>
              <w:rPr/>
            </w:pPr>
            <w:r w:rsidDel="00000000" w:rsidR="00000000" w:rsidRPr="00000000">
              <w:rPr>
                <w:sz w:val="20"/>
                <w:szCs w:val="20"/>
                <w:rtl w:val="0"/>
              </w:rPr>
              <w:t xml:space="preserve">Pessoa advogada / pessoa pesquisadora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1">
            <w:pPr>
              <w:spacing w:after="0" w:line="240" w:lineRule="auto"/>
              <w:ind w:firstLine="0"/>
              <w:jc w:val="left"/>
              <w:rPr/>
            </w:pPr>
            <w:r w:rsidDel="00000000" w:rsidR="00000000" w:rsidRPr="00000000">
              <w:rPr>
                <w:sz w:val="20"/>
                <w:szCs w:val="20"/>
                <w:rtl w:val="0"/>
              </w:rPr>
              <w:t xml:space="preserve">Atores secundários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72">
            <w:pPr>
              <w:spacing w:after="0" w:line="240" w:lineRule="auto"/>
              <w:ind w:firstLine="0"/>
              <w:jc w:val="left"/>
              <w:rPr/>
            </w:pPr>
            <w:r w:rsidDel="00000000" w:rsidR="00000000" w:rsidRPr="00000000">
              <w:rPr>
                <w:sz w:val="20"/>
                <w:szCs w:val="20"/>
                <w:rtl w:val="0"/>
              </w:rPr>
              <w:t xml:space="preserve">Sistema de indexação normativa; LLM de análise semântica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3">
            <w:pPr>
              <w:spacing w:after="0" w:line="240" w:lineRule="auto"/>
              <w:ind w:firstLine="0"/>
              <w:jc w:val="left"/>
              <w:rPr/>
            </w:pPr>
            <w:r w:rsidDel="00000000" w:rsidR="00000000" w:rsidRPr="00000000">
              <w:rPr>
                <w:sz w:val="20"/>
                <w:szCs w:val="20"/>
                <w:rtl w:val="0"/>
              </w:rPr>
              <w:t xml:space="preserve">Pré-condições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4">
            <w:pPr>
              <w:spacing w:after="0" w:line="240" w:lineRule="auto"/>
              <w:ind w:firstLine="0"/>
              <w:jc w:val="left"/>
              <w:rPr/>
            </w:pPr>
            <w:r w:rsidDel="00000000" w:rsidR="00000000" w:rsidRPr="00000000">
              <w:rPr>
                <w:sz w:val="20"/>
                <w:szCs w:val="20"/>
                <w:rtl w:val="0"/>
              </w:rPr>
              <w:t xml:space="preserve">Corpus normativo indexado (municipal RJ, estadual RJ e federal)</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5">
            <w:pPr>
              <w:spacing w:after="0" w:line="240" w:lineRule="auto"/>
              <w:ind w:firstLine="0"/>
              <w:jc w:val="left"/>
              <w:rPr/>
            </w:pPr>
            <w:r w:rsidDel="00000000" w:rsidR="00000000" w:rsidRPr="00000000">
              <w:rPr>
                <w:sz w:val="20"/>
                <w:szCs w:val="20"/>
                <w:rtl w:val="0"/>
              </w:rPr>
              <w:t xml:space="preserve">Pós-condições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6">
            <w:pPr>
              <w:spacing w:after="0" w:line="240" w:lineRule="auto"/>
              <w:ind w:firstLine="0"/>
              <w:jc w:val="left"/>
              <w:rPr/>
            </w:pPr>
            <w:r w:rsidDel="00000000" w:rsidR="00000000" w:rsidRPr="00000000">
              <w:rPr>
                <w:sz w:val="20"/>
                <w:szCs w:val="20"/>
                <w:rtl w:val="0"/>
              </w:rPr>
              <w:t xml:space="preserve">Lista de normas relevantes retornada, com vínculos entre esferas identificados e fontes rastreáveis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7">
            <w:pPr>
              <w:spacing w:after="0" w:line="240" w:lineRule="auto"/>
              <w:ind w:firstLine="0"/>
              <w:jc w:val="left"/>
              <w:rPr/>
            </w:pPr>
            <w:r w:rsidDel="00000000" w:rsidR="00000000" w:rsidRPr="00000000">
              <w:rPr>
                <w:sz w:val="20"/>
                <w:szCs w:val="20"/>
                <w:rtl w:val="0"/>
              </w:rPr>
              <w:t xml:space="preserve">Frequência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8">
            <w:pPr>
              <w:spacing w:after="0" w:line="240" w:lineRule="auto"/>
              <w:ind w:firstLine="0"/>
              <w:jc w:val="left"/>
              <w:rPr/>
            </w:pPr>
            <w:r w:rsidDel="00000000" w:rsidR="00000000" w:rsidRPr="00000000">
              <w:rPr>
                <w:sz w:val="20"/>
                <w:szCs w:val="20"/>
                <w:rtl w:val="0"/>
              </w:rPr>
              <w:t xml:space="preserve">Alta — uso recorrente por advogados e pesquisadores</w:t>
            </w:r>
            <w:r w:rsidDel="00000000" w:rsidR="00000000" w:rsidRPr="00000000">
              <w:rPr>
                <w:rtl w:val="0"/>
              </w:rPr>
            </w:r>
          </w:p>
        </w:tc>
      </w:tr>
    </w:tbl>
    <w:p w:rsidR="00000000" w:rsidDel="00000000" w:rsidP="00000000" w:rsidRDefault="00000000" w:rsidRPr="00000000" w14:paraId="00000079">
      <w:pPr>
        <w:spacing w:after="280" w:line="240" w:lineRule="auto"/>
        <w:ind w:firstLine="0"/>
        <w:rPr/>
      </w:pPr>
      <w:r w:rsidDel="00000000" w:rsidR="00000000" w:rsidRPr="00000000">
        <w:rPr>
          <w:rtl w:val="0"/>
        </w:rPr>
      </w:r>
    </w:p>
    <w:p w:rsidR="00000000" w:rsidDel="00000000" w:rsidP="00000000" w:rsidRDefault="00000000" w:rsidRPr="00000000" w14:paraId="0000007A">
      <w:pPr>
        <w:spacing w:after="120" w:before="360" w:lineRule="auto"/>
        <w:ind w:firstLine="0"/>
        <w:jc w:val="left"/>
        <w:rPr/>
      </w:pPr>
      <w:r w:rsidDel="00000000" w:rsidR="00000000" w:rsidRPr="00000000">
        <w:rPr>
          <w:b w:val="1"/>
          <w:bCs w:val="1"/>
          <w:color w:val="008542"/>
          <w:sz w:val="22"/>
          <w:szCs w:val="22"/>
          <w:rtl w:val="0"/>
        </w:rPr>
        <w:t xml:space="preserve">Fluxo Principal — UC-01</w:t>
      </w:r>
      <w:r w:rsidDel="00000000" w:rsidR="00000000" w:rsidRPr="00000000">
        <w:rPr>
          <w:rtl w:val="0"/>
        </w:rPr>
      </w:r>
    </w:p>
    <w:p w:rsidR="00000000" w:rsidDel="00000000" w:rsidP="00000000" w:rsidRDefault="00000000" w:rsidRPr="00000000" w14:paraId="0000007B">
      <w:pPr>
        <w:spacing w:after="80" w:before="280" w:lineRule="auto"/>
        <w:ind w:firstLine="0"/>
        <w:rPr/>
      </w:pPr>
      <w:r w:rsidDel="00000000" w:rsidR="00000000" w:rsidRPr="00000000">
        <w:rPr>
          <w:b w:val="1"/>
          <w:bCs w:val="1"/>
          <w:color w:val="008542"/>
          <w:sz w:val="20"/>
          <w:szCs w:val="20"/>
          <w:rtl w:val="0"/>
        </w:rPr>
        <w:t xml:space="preserve">Tabela 2 — Fluxo Principal UC-01</w:t>
      </w:r>
      <w:r w:rsidDel="00000000" w:rsidR="00000000" w:rsidRPr="00000000">
        <w:rPr>
          <w:rtl w:val="0"/>
        </w:rPr>
      </w:r>
    </w:p>
    <w:tbl>
      <w:tblPr>
        <w:tblStyle w:val="Table2"/>
        <w:tblW w:w="9075.0" w:type="dxa"/>
        <w:jc w:val="left"/>
        <w:tblBorders>
          <w:top w:color="93c47d" w:space="0" w:sz="4" w:val="single"/>
          <w:left w:color="93c47d" w:space="0" w:sz="4" w:val="single"/>
          <w:bottom w:color="93c47d" w:space="0" w:sz="4" w:val="single"/>
          <w:right w:color="93c47d" w:space="0" w:sz="4" w:val="single"/>
          <w:insideH w:color="93c47d" w:space="0" w:sz="4" w:val="single"/>
          <w:insideV w:color="93c47d" w:space="0" w:sz="4" w:val="single"/>
        </w:tblBorders>
        <w:tblLayout w:type="fixed"/>
        <w:tblLook w:val="0400"/>
      </w:tblPr>
      <w:tblGrid>
        <w:gridCol w:w="930"/>
        <w:gridCol w:w="8145"/>
        <w:tblGridChange w:id="0">
          <w:tblGrid>
            <w:gridCol w:w="930"/>
            <w:gridCol w:w="8145"/>
          </w:tblGrid>
        </w:tblGridChange>
      </w:tblGrid>
      <w:tr>
        <w:trPr>
          <w:cantSplit w:val="0"/>
          <w:tblHeader w:val="0"/>
        </w:trPr>
        <w:tc>
          <w:tcPr>
            <w:shd w:fill="008542" w:val="clear"/>
            <w:tcMar>
              <w:top w:w="80.0" w:type="dxa"/>
              <w:left w:w="120.0" w:type="dxa"/>
              <w:bottom w:w="80.0" w:type="dxa"/>
              <w:right w:w="120.0" w:type="dxa"/>
            </w:tcMar>
          </w:tcPr>
          <w:p w:rsidR="00000000" w:rsidDel="00000000" w:rsidP="00000000" w:rsidRDefault="00000000" w:rsidRPr="00000000" w14:paraId="0000007C">
            <w:pPr>
              <w:spacing w:after="0" w:line="240" w:lineRule="auto"/>
              <w:ind w:firstLine="0"/>
              <w:jc w:val="center"/>
              <w:rPr/>
            </w:pPr>
            <w:r w:rsidDel="00000000" w:rsidR="00000000" w:rsidRPr="00000000">
              <w:rPr>
                <w:b w:val="1"/>
                <w:bCs w:val="1"/>
                <w:color w:val="ffffff"/>
                <w:sz w:val="20"/>
                <w:szCs w:val="20"/>
                <w:rtl w:val="0"/>
              </w:rPr>
              <w:t xml:space="preserve">Passo</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07D">
            <w:pPr>
              <w:spacing w:after="0" w:line="240" w:lineRule="auto"/>
              <w:ind w:firstLine="0"/>
              <w:jc w:val="center"/>
              <w:rPr/>
            </w:pPr>
            <w:r w:rsidDel="00000000" w:rsidR="00000000" w:rsidRPr="00000000">
              <w:rPr>
                <w:b w:val="1"/>
                <w:bCs w:val="1"/>
                <w:color w:val="ffffff"/>
                <w:sz w:val="20"/>
                <w:szCs w:val="20"/>
                <w:rtl w:val="0"/>
              </w:rPr>
              <w:t xml:space="preserve">Descrição</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E">
            <w:pPr>
              <w:spacing w:after="0" w:line="240" w:lineRule="auto"/>
              <w:ind w:firstLine="0"/>
              <w:jc w:val="center"/>
              <w:rPr/>
            </w:pPr>
            <w:r w:rsidDel="00000000" w:rsidR="00000000" w:rsidRPr="00000000">
              <w:rPr>
                <w:sz w:val="20"/>
                <w:szCs w:val="20"/>
                <w:rtl w:val="0"/>
              </w:rPr>
              <w:t xml:space="preserve">1</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7F">
            <w:pPr>
              <w:spacing w:after="0" w:line="240" w:lineRule="auto"/>
              <w:ind w:firstLine="0"/>
              <w:jc w:val="left"/>
              <w:rPr/>
            </w:pPr>
            <w:r w:rsidDel="00000000" w:rsidR="00000000" w:rsidRPr="00000000">
              <w:rPr>
                <w:sz w:val="20"/>
                <w:szCs w:val="20"/>
                <w:rtl w:val="0"/>
              </w:rPr>
              <w:t xml:space="preserve">Usuário descreve em linguagem natural o tema a pesquisar na interface de busca.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0">
            <w:pPr>
              <w:spacing w:after="0" w:line="240" w:lineRule="auto"/>
              <w:ind w:firstLine="0"/>
              <w:jc w:val="center"/>
              <w:rPr/>
            </w:pPr>
            <w:r w:rsidDel="00000000" w:rsidR="00000000" w:rsidRPr="00000000">
              <w:rPr>
                <w:sz w:val="20"/>
                <w:szCs w:val="20"/>
                <w:rtl w:val="0"/>
              </w:rPr>
              <w:t xml:space="preserve">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1">
            <w:pPr>
              <w:spacing w:after="0" w:line="240" w:lineRule="auto"/>
              <w:ind w:firstLine="0"/>
              <w:jc w:val="left"/>
              <w:rPr/>
            </w:pPr>
            <w:r w:rsidDel="00000000" w:rsidR="00000000" w:rsidRPr="00000000">
              <w:rPr>
                <w:sz w:val="20"/>
                <w:szCs w:val="20"/>
                <w:rtl w:val="0"/>
              </w:rPr>
              <w:t xml:space="preserve">Sistema processa a entrada via NLP, identifica entidades jurídicas relevantes e formula consultas semânticas ao índice.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2">
            <w:pPr>
              <w:spacing w:after="0" w:line="240" w:lineRule="auto"/>
              <w:ind w:firstLine="0"/>
              <w:jc w:val="center"/>
              <w:rPr/>
            </w:pPr>
            <w:r w:rsidDel="00000000" w:rsidR="00000000" w:rsidRPr="00000000">
              <w:rPr>
                <w:sz w:val="20"/>
                <w:szCs w:val="20"/>
                <w:rtl w:val="0"/>
              </w:rPr>
              <w:t xml:space="preserve">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83">
            <w:pPr>
              <w:spacing w:after="0" w:line="240" w:lineRule="auto"/>
              <w:ind w:firstLine="0"/>
              <w:jc w:val="left"/>
              <w:rPr/>
            </w:pPr>
            <w:r w:rsidDel="00000000" w:rsidR="00000000" w:rsidRPr="00000000">
              <w:rPr>
                <w:sz w:val="20"/>
                <w:szCs w:val="20"/>
                <w:rtl w:val="0"/>
              </w:rPr>
              <w:t xml:space="preserve">Sistema retorna conjunto de normas relevantes, classificadas por esfera e por grau de relevância semântica.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4">
            <w:pPr>
              <w:spacing w:after="0" w:line="240" w:lineRule="auto"/>
              <w:ind w:firstLine="0"/>
              <w:jc w:val="center"/>
              <w:rPr/>
            </w:pPr>
            <w:r w:rsidDel="00000000" w:rsidR="00000000" w:rsidRPr="00000000">
              <w:rPr>
                <w:sz w:val="20"/>
                <w:szCs w:val="20"/>
                <w:rtl w:val="0"/>
              </w:rPr>
              <w:t xml:space="preserve">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5">
            <w:pPr>
              <w:spacing w:after="0" w:line="240" w:lineRule="auto"/>
              <w:ind w:firstLine="0"/>
              <w:jc w:val="left"/>
              <w:rPr/>
            </w:pPr>
            <w:r w:rsidDel="00000000" w:rsidR="00000000" w:rsidRPr="00000000">
              <w:rPr>
                <w:sz w:val="20"/>
                <w:szCs w:val="20"/>
                <w:rtl w:val="0"/>
              </w:rPr>
              <w:t xml:space="preserve">Para cada norma, o sistema exibe: identificação completa, artigos/incisos relevantes e normas vinculadas de outras esferas.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6">
            <w:pPr>
              <w:spacing w:after="0" w:line="240" w:lineRule="auto"/>
              <w:ind w:firstLine="0"/>
              <w:jc w:val="center"/>
              <w:rPr/>
            </w:pPr>
            <w:r w:rsidDel="00000000" w:rsidR="00000000" w:rsidRPr="00000000">
              <w:rPr>
                <w:sz w:val="20"/>
                <w:szCs w:val="20"/>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7">
            <w:pPr>
              <w:spacing w:after="0" w:line="240" w:lineRule="auto"/>
              <w:ind w:firstLine="0"/>
              <w:jc w:val="left"/>
              <w:rPr/>
            </w:pPr>
            <w:r w:rsidDel="00000000" w:rsidR="00000000" w:rsidRPr="00000000">
              <w:rPr>
                <w:sz w:val="20"/>
                <w:szCs w:val="20"/>
                <w:rtl w:val="0"/>
              </w:rPr>
              <w:t xml:space="preserve">Usuário pode refinar a busca por filtros (esfera, tipo normativo, período) ou expandir para normas relacionadas.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8">
            <w:pPr>
              <w:spacing w:after="0" w:line="240" w:lineRule="auto"/>
              <w:ind w:firstLine="0"/>
              <w:jc w:val="center"/>
              <w:rPr/>
            </w:pPr>
            <w:r w:rsidDel="00000000" w:rsidR="00000000" w:rsidRPr="00000000">
              <w:rPr>
                <w:sz w:val="20"/>
                <w:szCs w:val="20"/>
                <w:rtl w:val="0"/>
              </w:rPr>
              <w:t xml:space="preserve">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9">
            <w:pPr>
              <w:spacing w:after="0" w:line="240" w:lineRule="auto"/>
              <w:ind w:firstLine="0"/>
              <w:jc w:val="left"/>
              <w:rPr/>
            </w:pPr>
            <w:r w:rsidDel="00000000" w:rsidR="00000000" w:rsidRPr="00000000">
              <w:rPr>
                <w:sz w:val="20"/>
                <w:szCs w:val="20"/>
                <w:rtl w:val="0"/>
              </w:rPr>
              <w:t xml:space="preserve">Usuário acessa texto integral com destaque nos trechos relevantes e pode exportar a seleção com referências formatadas.</w:t>
            </w:r>
            <w:r w:rsidDel="00000000" w:rsidR="00000000" w:rsidRPr="00000000">
              <w:rPr>
                <w:rtl w:val="0"/>
              </w:rPr>
            </w:r>
          </w:p>
        </w:tc>
      </w:tr>
    </w:tbl>
    <w:p w:rsidR="00000000" w:rsidDel="00000000" w:rsidP="00000000" w:rsidRDefault="00000000" w:rsidRPr="00000000" w14:paraId="0000008A">
      <w:pPr>
        <w:spacing w:after="280" w:line="240" w:lineRule="auto"/>
        <w:ind w:firstLine="0"/>
        <w:rPr/>
      </w:pPr>
      <w:r w:rsidDel="00000000" w:rsidR="00000000" w:rsidRPr="00000000">
        <w:rPr>
          <w:rtl w:val="0"/>
        </w:rPr>
      </w:r>
    </w:p>
    <w:p w:rsidR="00000000" w:rsidDel="00000000" w:rsidP="00000000" w:rsidRDefault="00000000" w:rsidRPr="00000000" w14:paraId="0000008B">
      <w:pPr>
        <w:spacing w:after="120" w:before="360" w:lineRule="auto"/>
        <w:ind w:firstLine="0"/>
        <w:jc w:val="left"/>
        <w:rPr/>
      </w:pPr>
      <w:r w:rsidDel="00000000" w:rsidR="00000000" w:rsidRPr="00000000">
        <w:rPr>
          <w:b w:val="1"/>
          <w:bCs w:val="1"/>
          <w:color w:val="008542"/>
          <w:sz w:val="22"/>
          <w:szCs w:val="22"/>
          <w:rtl w:val="0"/>
        </w:rPr>
        <w:t xml:space="preserve">Requisitos Funcionais — UC-01</w:t>
      </w:r>
      <w:r w:rsidDel="00000000" w:rsidR="00000000" w:rsidRPr="00000000">
        <w:rPr>
          <w:rtl w:val="0"/>
        </w:rPr>
      </w:r>
    </w:p>
    <w:p w:rsidR="00000000" w:rsidDel="00000000" w:rsidP="00000000" w:rsidRDefault="00000000" w:rsidRPr="00000000" w14:paraId="0000008C">
      <w:pPr>
        <w:spacing w:after="80" w:before="280" w:lineRule="auto"/>
        <w:ind w:firstLine="0"/>
        <w:rPr/>
      </w:pPr>
      <w:r w:rsidDel="00000000" w:rsidR="00000000" w:rsidRPr="00000000">
        <w:rPr>
          <w:b w:val="1"/>
          <w:bCs w:val="1"/>
          <w:color w:val="008542"/>
          <w:sz w:val="20"/>
          <w:szCs w:val="20"/>
          <w:rtl w:val="0"/>
        </w:rPr>
        <w:t xml:space="preserve">Tabela 3 — Requisitos Funcionais UC-01</w:t>
      </w:r>
      <w:r w:rsidDel="00000000" w:rsidR="00000000" w:rsidRPr="00000000">
        <w:rPr>
          <w:rtl w:val="0"/>
        </w:rPr>
      </w:r>
    </w:p>
    <w:tbl>
      <w:tblPr>
        <w:tblStyle w:val="Table3"/>
        <w:tblW w:w="9072.0" w:type="dxa"/>
        <w:jc w:val="left"/>
        <w:tblBorders>
          <w:top w:color="93c47d" w:space="0" w:sz="4" w:val="single"/>
          <w:left w:color="93c47d" w:space="0" w:sz="4" w:val="single"/>
          <w:bottom w:color="93c47d" w:space="0" w:sz="4" w:val="single"/>
          <w:right w:color="93c47d" w:space="0" w:sz="4" w:val="single"/>
          <w:insideH w:color="93c47d" w:space="0" w:sz="4" w:val="single"/>
          <w:insideV w:color="93c47d" w:space="0" w:sz="4" w:val="single"/>
        </w:tblBorders>
        <w:tblLayout w:type="fixed"/>
        <w:tblLook w:val="0400"/>
      </w:tblPr>
      <w:tblGrid>
        <w:gridCol w:w="1200"/>
        <w:gridCol w:w="2000"/>
        <w:gridCol w:w="4600"/>
        <w:gridCol w:w="1272"/>
        <w:tblGridChange w:id="0">
          <w:tblGrid>
            <w:gridCol w:w="1200"/>
            <w:gridCol w:w="2000"/>
            <w:gridCol w:w="4600"/>
            <w:gridCol w:w="1272"/>
          </w:tblGrid>
        </w:tblGridChange>
      </w:tblGrid>
      <w:tr>
        <w:trPr>
          <w:cantSplit w:val="0"/>
          <w:tblHeader w:val="0"/>
        </w:trPr>
        <w:tc>
          <w:tcPr>
            <w:shd w:fill="008542" w:val="clear"/>
            <w:tcMar>
              <w:top w:w="80.0" w:type="dxa"/>
              <w:left w:w="120.0" w:type="dxa"/>
              <w:bottom w:w="80.0" w:type="dxa"/>
              <w:right w:w="120.0" w:type="dxa"/>
            </w:tcMar>
          </w:tcPr>
          <w:p w:rsidR="00000000" w:rsidDel="00000000" w:rsidP="00000000" w:rsidRDefault="00000000" w:rsidRPr="00000000" w14:paraId="0000008D">
            <w:pPr>
              <w:spacing w:after="0" w:line="240" w:lineRule="auto"/>
              <w:ind w:firstLine="0"/>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08E">
            <w:pPr>
              <w:spacing w:after="0" w:line="240" w:lineRule="auto"/>
              <w:ind w:firstLine="0"/>
              <w:jc w:val="center"/>
              <w:rPr/>
            </w:pPr>
            <w:r w:rsidDel="00000000" w:rsidR="00000000" w:rsidRPr="00000000">
              <w:rPr>
                <w:b w:val="1"/>
                <w:bCs w:val="1"/>
                <w:color w:val="ffffff"/>
                <w:sz w:val="20"/>
                <w:szCs w:val="20"/>
                <w:rtl w:val="0"/>
              </w:rPr>
              <w:t xml:space="preserve">Requisito</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08F">
            <w:pPr>
              <w:spacing w:after="0" w:line="240" w:lineRule="auto"/>
              <w:ind w:firstLine="0"/>
              <w:jc w:val="center"/>
              <w:rPr/>
            </w:pPr>
            <w:r w:rsidDel="00000000" w:rsidR="00000000" w:rsidRPr="00000000">
              <w:rPr>
                <w:b w:val="1"/>
                <w:bCs w:val="1"/>
                <w:color w:val="ffffff"/>
                <w:sz w:val="20"/>
                <w:szCs w:val="20"/>
                <w:rtl w:val="0"/>
              </w:rPr>
              <w:t xml:space="preserve">Descrição</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090">
            <w:pPr>
              <w:spacing w:after="0" w:line="240" w:lineRule="auto"/>
              <w:ind w:firstLine="0"/>
              <w:jc w:val="center"/>
              <w:rPr/>
            </w:pPr>
            <w:r w:rsidDel="00000000" w:rsidR="00000000" w:rsidRPr="00000000">
              <w:rPr>
                <w:b w:val="1"/>
                <w:bCs w:val="1"/>
                <w:color w:val="ffffff"/>
                <w:sz w:val="20"/>
                <w:szCs w:val="20"/>
                <w:rtl w:val="0"/>
              </w:rPr>
              <w:t xml:space="preserve">Prioridade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91">
            <w:pPr>
              <w:spacing w:after="0" w:line="240" w:lineRule="auto"/>
              <w:ind w:firstLine="0"/>
              <w:jc w:val="center"/>
              <w:rPr/>
            </w:pPr>
            <w:r w:rsidDel="00000000" w:rsidR="00000000" w:rsidRPr="00000000">
              <w:rPr>
                <w:sz w:val="20"/>
                <w:szCs w:val="20"/>
                <w:rtl w:val="0"/>
              </w:rPr>
              <w:t xml:space="preserve">RF-01.01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2">
            <w:pPr>
              <w:spacing w:after="0" w:line="240" w:lineRule="auto"/>
              <w:ind w:firstLine="0"/>
              <w:jc w:val="left"/>
              <w:rPr/>
            </w:pPr>
            <w:r w:rsidDel="00000000" w:rsidR="00000000" w:rsidRPr="00000000">
              <w:rPr>
                <w:sz w:val="20"/>
                <w:szCs w:val="20"/>
                <w:rtl w:val="0"/>
              </w:rPr>
              <w:t xml:space="preserve">Busca semântica em texto legal</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93">
            <w:pPr>
              <w:spacing w:after="0" w:line="240" w:lineRule="auto"/>
              <w:ind w:firstLine="0"/>
              <w:jc w:val="left"/>
              <w:rPr/>
            </w:pPr>
            <w:r w:rsidDel="00000000" w:rsidR="00000000" w:rsidRPr="00000000">
              <w:rPr>
                <w:sz w:val="20"/>
                <w:szCs w:val="20"/>
                <w:rtl w:val="0"/>
              </w:rPr>
              <w:t xml:space="preserve">Busca sobre artigos, parágrafos e incisos, não apenas ementas ou metadados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94">
            <w:pPr>
              <w:spacing w:after="0" w:line="240" w:lineRule="auto"/>
              <w:ind w:firstLine="0"/>
              <w:jc w:val="cente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5">
            <w:pPr>
              <w:spacing w:after="0" w:line="240" w:lineRule="auto"/>
              <w:ind w:firstLine="0"/>
              <w:jc w:val="center"/>
              <w:rPr/>
            </w:pPr>
            <w:r w:rsidDel="00000000" w:rsidR="00000000" w:rsidRPr="00000000">
              <w:rPr>
                <w:sz w:val="20"/>
                <w:szCs w:val="20"/>
                <w:rtl w:val="0"/>
              </w:rPr>
              <w:t xml:space="preserve">RF-01.02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6">
            <w:pPr>
              <w:spacing w:after="0" w:line="240" w:lineRule="auto"/>
              <w:ind w:firstLine="0"/>
              <w:jc w:val="left"/>
              <w:rPr/>
            </w:pPr>
            <w:r w:rsidDel="00000000" w:rsidR="00000000" w:rsidRPr="00000000">
              <w:rPr>
                <w:sz w:val="20"/>
                <w:szCs w:val="20"/>
                <w:rtl w:val="0"/>
              </w:rPr>
              <w:t xml:space="preserve">Entrada em linguagem natural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7">
            <w:pPr>
              <w:spacing w:after="0" w:line="240" w:lineRule="auto"/>
              <w:ind w:firstLine="0"/>
              <w:jc w:val="left"/>
              <w:rPr/>
            </w:pPr>
            <w:r w:rsidDel="00000000" w:rsidR="00000000" w:rsidRPr="00000000">
              <w:rPr>
                <w:sz w:val="20"/>
                <w:szCs w:val="20"/>
                <w:rtl w:val="0"/>
              </w:rPr>
              <w:t xml:space="preserve">Aceita consultas em português jurídico formal e informal, extraindo entidades via NLP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8">
            <w:pPr>
              <w:spacing w:after="0" w:line="240" w:lineRule="auto"/>
              <w:ind w:firstLine="0"/>
              <w:jc w:val="cente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99">
            <w:pPr>
              <w:spacing w:after="0" w:line="240" w:lineRule="auto"/>
              <w:ind w:firstLine="0"/>
              <w:jc w:val="center"/>
              <w:rPr/>
            </w:pPr>
            <w:r w:rsidDel="00000000" w:rsidR="00000000" w:rsidRPr="00000000">
              <w:rPr>
                <w:sz w:val="20"/>
                <w:szCs w:val="20"/>
                <w:rtl w:val="0"/>
              </w:rPr>
              <w:t xml:space="preserve">RF-01.03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9A">
            <w:pPr>
              <w:spacing w:after="0" w:line="240" w:lineRule="auto"/>
              <w:ind w:firstLine="0"/>
              <w:jc w:val="left"/>
              <w:rPr/>
            </w:pPr>
            <w:r w:rsidDel="00000000" w:rsidR="00000000" w:rsidRPr="00000000">
              <w:rPr>
                <w:sz w:val="20"/>
                <w:szCs w:val="20"/>
                <w:rtl w:val="0"/>
              </w:rPr>
              <w:t xml:space="preserve">Classificação por relevância</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9B">
            <w:pPr>
              <w:spacing w:after="0" w:line="240" w:lineRule="auto"/>
              <w:ind w:firstLine="0"/>
              <w:jc w:val="left"/>
              <w:rPr/>
            </w:pPr>
            <w:r w:rsidDel="00000000" w:rsidR="00000000" w:rsidRPr="00000000">
              <w:rPr>
                <w:sz w:val="20"/>
                <w:szCs w:val="20"/>
                <w:rtl w:val="0"/>
              </w:rPr>
              <w:t xml:space="preserve">Normas ordenadas por relevância semântica combinada à hierarquia normativa</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9C">
            <w:pPr>
              <w:spacing w:after="0" w:line="240" w:lineRule="auto"/>
              <w:ind w:firstLine="0"/>
              <w:jc w:val="cente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D">
            <w:pPr>
              <w:spacing w:after="0" w:line="240" w:lineRule="auto"/>
              <w:ind w:firstLine="0"/>
              <w:jc w:val="center"/>
              <w:rPr/>
            </w:pPr>
            <w:r w:rsidDel="00000000" w:rsidR="00000000" w:rsidRPr="00000000">
              <w:rPr>
                <w:sz w:val="20"/>
                <w:szCs w:val="20"/>
                <w:rtl w:val="0"/>
              </w:rPr>
              <w:t xml:space="preserve">RF-01.04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E">
            <w:pPr>
              <w:spacing w:after="0" w:line="240" w:lineRule="auto"/>
              <w:ind w:firstLine="0"/>
              <w:jc w:val="left"/>
              <w:rPr/>
            </w:pPr>
            <w:r w:rsidDel="00000000" w:rsidR="00000000" w:rsidRPr="00000000">
              <w:rPr>
                <w:sz w:val="20"/>
                <w:szCs w:val="20"/>
                <w:rtl w:val="0"/>
              </w:rPr>
              <w:t xml:space="preserve">Exibição de vínculos normativos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F">
            <w:pPr>
              <w:spacing w:after="0" w:line="240" w:lineRule="auto"/>
              <w:ind w:firstLine="0"/>
              <w:jc w:val="left"/>
              <w:rPr/>
            </w:pPr>
            <w:r w:rsidDel="00000000" w:rsidR="00000000" w:rsidRPr="00000000">
              <w:rPr>
                <w:sz w:val="20"/>
                <w:szCs w:val="20"/>
                <w:rtl w:val="0"/>
              </w:rPr>
              <w:t xml:space="preserve">Para cada norma, indica normas relacionadas de outras esferas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0">
            <w:pPr>
              <w:spacing w:after="0" w:line="240" w:lineRule="auto"/>
              <w:ind w:firstLine="0"/>
              <w:jc w:val="cente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1">
            <w:pPr>
              <w:spacing w:after="0" w:line="240" w:lineRule="auto"/>
              <w:ind w:firstLine="0"/>
              <w:jc w:val="center"/>
              <w:rPr/>
            </w:pPr>
            <w:r w:rsidDel="00000000" w:rsidR="00000000" w:rsidRPr="00000000">
              <w:rPr>
                <w:sz w:val="20"/>
                <w:szCs w:val="20"/>
                <w:rtl w:val="0"/>
              </w:rPr>
              <w:t xml:space="preserve">RF-01.05</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A2">
            <w:pPr>
              <w:spacing w:after="0" w:line="240" w:lineRule="auto"/>
              <w:ind w:firstLine="0"/>
              <w:jc w:val="left"/>
              <w:rPr/>
            </w:pPr>
            <w:r w:rsidDel="00000000" w:rsidR="00000000" w:rsidRPr="00000000">
              <w:rPr>
                <w:sz w:val="20"/>
                <w:szCs w:val="20"/>
                <w:rtl w:val="0"/>
              </w:rPr>
              <w:t xml:space="preserve">Filtros de refinamento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A3">
            <w:pPr>
              <w:spacing w:after="0" w:line="240" w:lineRule="auto"/>
              <w:ind w:firstLine="0"/>
              <w:jc w:val="left"/>
              <w:rPr/>
            </w:pPr>
            <w:r w:rsidDel="00000000" w:rsidR="00000000" w:rsidRPr="00000000">
              <w:rPr>
                <w:sz w:val="20"/>
                <w:szCs w:val="20"/>
                <w:rtl w:val="0"/>
              </w:rPr>
              <w:t xml:space="preserve">Permite filtrar por esfera legislativa ou tipo normativo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A4">
            <w:pPr>
              <w:spacing w:after="0" w:line="240" w:lineRule="auto"/>
              <w:ind w:firstLine="0"/>
              <w:jc w:val="center"/>
              <w:rPr/>
            </w:pPr>
            <w:r w:rsidDel="00000000" w:rsidR="00000000" w:rsidRPr="00000000">
              <w:rPr>
                <w:sz w:val="20"/>
                <w:szCs w:val="20"/>
                <w:rtl w:val="0"/>
              </w:rPr>
              <w:t xml:space="preserve">Média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5">
            <w:pPr>
              <w:spacing w:after="0" w:line="240" w:lineRule="auto"/>
              <w:ind w:firstLine="0"/>
              <w:jc w:val="center"/>
              <w:rPr/>
            </w:pPr>
            <w:r w:rsidDel="00000000" w:rsidR="00000000" w:rsidRPr="00000000">
              <w:rPr>
                <w:sz w:val="20"/>
                <w:szCs w:val="20"/>
                <w:rtl w:val="0"/>
              </w:rPr>
              <w:t xml:space="preserve">RF-01.06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6">
            <w:pPr>
              <w:spacing w:after="0" w:line="240" w:lineRule="auto"/>
              <w:ind w:firstLine="0"/>
              <w:jc w:val="left"/>
              <w:rPr/>
            </w:pPr>
            <w:r w:rsidDel="00000000" w:rsidR="00000000" w:rsidRPr="00000000">
              <w:rPr>
                <w:sz w:val="20"/>
                <w:szCs w:val="20"/>
                <w:rtl w:val="0"/>
              </w:rPr>
              <w:t xml:space="preserve">Destaque de trechos relevantes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7">
            <w:pPr>
              <w:spacing w:after="0" w:line="240" w:lineRule="auto"/>
              <w:ind w:firstLine="0"/>
              <w:jc w:val="left"/>
              <w:rPr/>
            </w:pPr>
            <w:r w:rsidDel="00000000" w:rsidR="00000000" w:rsidRPr="00000000">
              <w:rPr>
                <w:sz w:val="20"/>
                <w:szCs w:val="20"/>
                <w:rtl w:val="0"/>
              </w:rPr>
              <w:t xml:space="preserve">Exibição do texto integral com destaque visual nos artigos/incisos relacionados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8">
            <w:pPr>
              <w:spacing w:after="0" w:line="240" w:lineRule="auto"/>
              <w:ind w:firstLine="0"/>
              <w:jc w:val="center"/>
              <w:rPr/>
            </w:pPr>
            <w:r w:rsidDel="00000000" w:rsidR="00000000" w:rsidRPr="00000000">
              <w:rPr>
                <w:sz w:val="20"/>
                <w:szCs w:val="20"/>
                <w:rtl w:val="0"/>
              </w:rPr>
              <w:t xml:space="preserve">Média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9">
            <w:pPr>
              <w:spacing w:after="0" w:line="240" w:lineRule="auto"/>
              <w:ind w:firstLine="0"/>
              <w:jc w:val="center"/>
              <w:rPr/>
            </w:pPr>
            <w:r w:rsidDel="00000000" w:rsidR="00000000" w:rsidRPr="00000000">
              <w:rPr>
                <w:sz w:val="20"/>
                <w:szCs w:val="20"/>
                <w:rtl w:val="0"/>
              </w:rPr>
              <w:t xml:space="preserve">RF-01.07</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AA">
            <w:pPr>
              <w:spacing w:after="0" w:line="240" w:lineRule="auto"/>
              <w:ind w:firstLine="0"/>
              <w:jc w:val="left"/>
              <w:rPr/>
            </w:pPr>
            <w:r w:rsidDel="00000000" w:rsidR="00000000" w:rsidRPr="00000000">
              <w:rPr>
                <w:sz w:val="20"/>
                <w:szCs w:val="20"/>
                <w:rtl w:val="0"/>
              </w:rPr>
              <w:t xml:space="preserve">Exportação de resultados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AB">
            <w:pPr>
              <w:spacing w:after="0" w:line="240" w:lineRule="auto"/>
              <w:ind w:firstLine="0"/>
              <w:jc w:val="left"/>
              <w:rPr/>
            </w:pPr>
            <w:r w:rsidDel="00000000" w:rsidR="00000000" w:rsidRPr="00000000">
              <w:rPr>
                <w:sz w:val="20"/>
                <w:szCs w:val="20"/>
                <w:rtl w:val="0"/>
              </w:rPr>
              <w:t xml:space="preserve">Exportação da seleção com referências formatadas (ABNT ou padrão jurídico)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C">
            <w:pPr>
              <w:spacing w:after="0" w:line="240" w:lineRule="auto"/>
              <w:ind w:firstLine="0"/>
              <w:jc w:val="center"/>
              <w:rPr/>
            </w:pPr>
            <w:r w:rsidDel="00000000" w:rsidR="00000000" w:rsidRPr="00000000">
              <w:rPr>
                <w:sz w:val="20"/>
                <w:szCs w:val="20"/>
                <w:rtl w:val="0"/>
              </w:rPr>
              <w:t xml:space="preserve">Média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D">
            <w:pPr>
              <w:spacing w:after="0" w:line="240" w:lineRule="auto"/>
              <w:ind w:firstLine="0"/>
              <w:jc w:val="center"/>
              <w:rPr/>
            </w:pPr>
            <w:r w:rsidDel="00000000" w:rsidR="00000000" w:rsidRPr="00000000">
              <w:rPr>
                <w:sz w:val="20"/>
                <w:szCs w:val="20"/>
                <w:rtl w:val="0"/>
              </w:rPr>
              <w:t xml:space="preserve">RF-01.08</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E">
            <w:pPr>
              <w:spacing w:after="0" w:line="240" w:lineRule="auto"/>
              <w:ind w:firstLine="0"/>
              <w:rPr/>
            </w:pPr>
            <w:r w:rsidDel="00000000" w:rsidR="00000000" w:rsidRPr="00000000">
              <w:rPr>
                <w:sz w:val="20"/>
                <w:szCs w:val="20"/>
                <w:rtl w:val="0"/>
              </w:rPr>
              <w:t xml:space="preserve">Sinalização de lacunas de cobertura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F">
            <w:pPr>
              <w:spacing w:after="0" w:line="240" w:lineRule="auto"/>
              <w:ind w:firstLine="0"/>
              <w:rPr/>
            </w:pPr>
            <w:r w:rsidDel="00000000" w:rsidR="00000000" w:rsidRPr="00000000">
              <w:rPr>
                <w:sz w:val="20"/>
                <w:szCs w:val="20"/>
                <w:rtl w:val="0"/>
              </w:rPr>
              <w:t xml:space="preserve">Indica quando uma norma não está no corpus indexado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0">
            <w:pPr>
              <w:spacing w:after="0" w:line="240" w:lineRule="auto"/>
              <w:ind w:firstLine="0"/>
              <w:jc w:val="center"/>
              <w:rPr/>
            </w:pPr>
            <w:r w:rsidDel="00000000" w:rsidR="00000000" w:rsidRPr="00000000">
              <w:rPr>
                <w:sz w:val="20"/>
                <w:szCs w:val="20"/>
                <w:rtl w:val="0"/>
              </w:rPr>
              <w:t xml:space="preserve">Alta</w:t>
            </w:r>
            <w:r w:rsidDel="00000000" w:rsidR="00000000" w:rsidRPr="00000000">
              <w:rPr>
                <w:rtl w:val="0"/>
              </w:rPr>
            </w:r>
          </w:p>
        </w:tc>
      </w:tr>
    </w:tbl>
    <w:p w:rsidR="00000000" w:rsidDel="00000000" w:rsidP="00000000" w:rsidRDefault="00000000" w:rsidRPr="00000000" w14:paraId="000000B1">
      <w:pPr>
        <w:spacing w:after="280" w:line="240" w:lineRule="auto"/>
        <w:ind w:firstLine="0"/>
        <w:rPr/>
      </w:pPr>
      <w:r w:rsidDel="00000000" w:rsidR="00000000" w:rsidRPr="00000000">
        <w:rPr>
          <w:rtl w:val="0"/>
        </w:rPr>
      </w:r>
    </w:p>
    <w:p w:rsidR="00000000" w:rsidDel="00000000" w:rsidP="00000000" w:rsidRDefault="00000000" w:rsidRPr="00000000" w14:paraId="000000B2">
      <w:pPr>
        <w:spacing w:after="120" w:before="360" w:lineRule="auto"/>
        <w:ind w:firstLine="0"/>
        <w:jc w:val="left"/>
        <w:rPr/>
      </w:pPr>
      <w:r w:rsidDel="00000000" w:rsidR="00000000" w:rsidRPr="00000000">
        <w:rPr>
          <w:b w:val="1"/>
          <w:bCs w:val="1"/>
          <w:color w:val="008542"/>
          <w:sz w:val="22"/>
          <w:szCs w:val="22"/>
          <w:rtl w:val="0"/>
        </w:rPr>
        <w:t xml:space="preserve">Requisitos Não Funcionais — UC-01</w:t>
      </w:r>
      <w:r w:rsidDel="00000000" w:rsidR="00000000" w:rsidRPr="00000000">
        <w:rPr>
          <w:rtl w:val="0"/>
        </w:rPr>
      </w:r>
    </w:p>
    <w:p w:rsidR="00000000" w:rsidDel="00000000" w:rsidP="00000000" w:rsidRDefault="00000000" w:rsidRPr="00000000" w14:paraId="000000B3">
      <w:pPr>
        <w:spacing w:after="80" w:before="280" w:lineRule="auto"/>
        <w:ind w:firstLine="0"/>
        <w:rPr/>
      </w:pPr>
      <w:r w:rsidDel="00000000" w:rsidR="00000000" w:rsidRPr="00000000">
        <w:rPr>
          <w:b w:val="1"/>
          <w:bCs w:val="1"/>
          <w:color w:val="008542"/>
          <w:sz w:val="20"/>
          <w:szCs w:val="20"/>
          <w:rtl w:val="0"/>
        </w:rPr>
        <w:t xml:space="preserve">Tabela 4 — Requisitos Não Funcionais UC-01</w:t>
      </w:r>
      <w:r w:rsidDel="00000000" w:rsidR="00000000" w:rsidRPr="00000000">
        <w:rPr>
          <w:rtl w:val="0"/>
        </w:rPr>
      </w:r>
    </w:p>
    <w:tbl>
      <w:tblPr>
        <w:tblStyle w:val="Table4"/>
        <w:tblW w:w="9072.0" w:type="dxa"/>
        <w:jc w:val="left"/>
        <w:tblBorders>
          <w:top w:color="93c47d" w:space="0" w:sz="4" w:val="single"/>
          <w:left w:color="93c47d" w:space="0" w:sz="4" w:val="single"/>
          <w:bottom w:color="93c47d" w:space="0" w:sz="4" w:val="single"/>
          <w:right w:color="93c47d" w:space="0" w:sz="4" w:val="single"/>
          <w:insideH w:color="93c47d" w:space="0" w:sz="4" w:val="single"/>
          <w:insideV w:color="93c47d" w:space="0" w:sz="4" w:val="single"/>
        </w:tblBorders>
        <w:tblLayout w:type="fixed"/>
        <w:tblLook w:val="0400"/>
      </w:tblPr>
      <w:tblGrid>
        <w:gridCol w:w="1200"/>
        <w:gridCol w:w="2000"/>
        <w:gridCol w:w="4600"/>
        <w:gridCol w:w="1272"/>
        <w:tblGridChange w:id="0">
          <w:tblGrid>
            <w:gridCol w:w="1200"/>
            <w:gridCol w:w="2000"/>
            <w:gridCol w:w="4600"/>
            <w:gridCol w:w="1272"/>
          </w:tblGrid>
        </w:tblGridChange>
      </w:tblGrid>
      <w:tr>
        <w:trPr>
          <w:cantSplit w:val="0"/>
          <w:tblHeader w:val="0"/>
        </w:trPr>
        <w:tc>
          <w:tcPr>
            <w:shd w:fill="008542" w:val="clear"/>
            <w:tcMar>
              <w:top w:w="80.0" w:type="dxa"/>
              <w:left w:w="120.0" w:type="dxa"/>
              <w:bottom w:w="80.0" w:type="dxa"/>
              <w:right w:w="120.0" w:type="dxa"/>
            </w:tcMar>
          </w:tcPr>
          <w:p w:rsidR="00000000" w:rsidDel="00000000" w:rsidP="00000000" w:rsidRDefault="00000000" w:rsidRPr="00000000" w14:paraId="000000B4">
            <w:pPr>
              <w:spacing w:after="0" w:line="240" w:lineRule="auto"/>
              <w:ind w:firstLine="0"/>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0B5">
            <w:pPr>
              <w:spacing w:after="0" w:line="240" w:lineRule="auto"/>
              <w:ind w:firstLine="0"/>
              <w:jc w:val="center"/>
              <w:rPr/>
            </w:pPr>
            <w:r w:rsidDel="00000000" w:rsidR="00000000" w:rsidRPr="00000000">
              <w:rPr>
                <w:b w:val="1"/>
                <w:bCs w:val="1"/>
                <w:color w:val="ffffff"/>
                <w:sz w:val="20"/>
                <w:szCs w:val="20"/>
                <w:rtl w:val="0"/>
              </w:rPr>
              <w:t xml:space="preserve">Requisito</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0B6">
            <w:pPr>
              <w:spacing w:after="0" w:line="240" w:lineRule="auto"/>
              <w:ind w:firstLine="0"/>
              <w:jc w:val="center"/>
              <w:rPr/>
            </w:pPr>
            <w:r w:rsidDel="00000000" w:rsidR="00000000" w:rsidRPr="00000000">
              <w:rPr>
                <w:b w:val="1"/>
                <w:bCs w:val="1"/>
                <w:color w:val="ffffff"/>
                <w:sz w:val="20"/>
                <w:szCs w:val="20"/>
                <w:rtl w:val="0"/>
              </w:rPr>
              <w:t xml:space="preserve">Descrição</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0B7">
            <w:pPr>
              <w:spacing w:after="0" w:line="240" w:lineRule="auto"/>
              <w:ind w:firstLine="0"/>
              <w:jc w:val="center"/>
              <w:rPr/>
            </w:pPr>
            <w:r w:rsidDel="00000000" w:rsidR="00000000" w:rsidRPr="00000000">
              <w:rPr>
                <w:b w:val="1"/>
                <w:bCs w:val="1"/>
                <w:color w:val="ffffff"/>
                <w:sz w:val="20"/>
                <w:szCs w:val="20"/>
                <w:rtl w:val="0"/>
              </w:rPr>
              <w:t xml:space="preserve">Prioridade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8">
            <w:pPr>
              <w:spacing w:after="0" w:line="240" w:lineRule="auto"/>
              <w:ind w:firstLine="0"/>
              <w:jc w:val="center"/>
              <w:rPr/>
            </w:pPr>
            <w:r w:rsidDel="00000000" w:rsidR="00000000" w:rsidRPr="00000000">
              <w:rPr>
                <w:sz w:val="20"/>
                <w:szCs w:val="20"/>
                <w:rtl w:val="0"/>
              </w:rPr>
              <w:t xml:space="preserve">RNF-01.01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9">
            <w:pPr>
              <w:spacing w:after="0" w:line="240" w:lineRule="auto"/>
              <w:ind w:firstLine="0"/>
              <w:jc w:val="left"/>
              <w:rPr/>
            </w:pPr>
            <w:r w:rsidDel="00000000" w:rsidR="00000000" w:rsidRPr="00000000">
              <w:rPr>
                <w:sz w:val="20"/>
                <w:szCs w:val="20"/>
                <w:rtl w:val="0"/>
              </w:rPr>
              <w:t xml:space="preserve">Tempo de resposta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A">
            <w:pPr>
              <w:spacing w:after="0" w:line="240" w:lineRule="auto"/>
              <w:ind w:firstLine="0"/>
              <w:jc w:val="left"/>
              <w:rPr/>
            </w:pPr>
            <w:r w:rsidDel="00000000" w:rsidR="00000000" w:rsidRPr="00000000">
              <w:rPr>
                <w:sz w:val="20"/>
                <w:szCs w:val="20"/>
                <w:rtl w:val="0"/>
              </w:rPr>
              <w:t xml:space="preserve">Consultas simples: até 5s; consultas complexas com expansão de vínculos: até 15s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B">
            <w:pPr>
              <w:spacing w:after="0" w:line="240" w:lineRule="auto"/>
              <w:ind w:firstLine="0"/>
              <w:jc w:val="cente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C">
            <w:pPr>
              <w:spacing w:after="0" w:line="240" w:lineRule="auto"/>
              <w:ind w:firstLine="0"/>
              <w:jc w:val="center"/>
              <w:rPr/>
            </w:pPr>
            <w:r w:rsidDel="00000000" w:rsidR="00000000" w:rsidRPr="00000000">
              <w:rPr>
                <w:sz w:val="20"/>
                <w:szCs w:val="20"/>
                <w:rtl w:val="0"/>
              </w:rPr>
              <w:t xml:space="preserve">RNF-01.02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D">
            <w:pPr>
              <w:spacing w:after="0" w:line="240" w:lineRule="auto"/>
              <w:ind w:firstLine="0"/>
              <w:jc w:val="left"/>
              <w:rPr/>
            </w:pPr>
            <w:r w:rsidDel="00000000" w:rsidR="00000000" w:rsidRPr="00000000">
              <w:rPr>
                <w:sz w:val="20"/>
                <w:szCs w:val="20"/>
                <w:rtl w:val="0"/>
              </w:rPr>
              <w:t xml:space="preserve">Rastreabilidade de fontes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E">
            <w:pPr>
              <w:spacing w:after="0" w:line="240" w:lineRule="auto"/>
              <w:ind w:firstLine="0"/>
              <w:jc w:val="left"/>
              <w:rPr/>
            </w:pPr>
            <w:r w:rsidDel="00000000" w:rsidR="00000000" w:rsidRPr="00000000">
              <w:rPr>
                <w:sz w:val="20"/>
                <w:szCs w:val="20"/>
                <w:rtl w:val="0"/>
              </w:rPr>
              <w:t xml:space="preserve">Cada resultado inclui identificação completa da norma e link para fonte oficial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F">
            <w:pPr>
              <w:spacing w:after="0" w:line="240" w:lineRule="auto"/>
              <w:ind w:firstLine="0"/>
              <w:jc w:val="center"/>
              <w:rPr/>
            </w:pPr>
            <w:r w:rsidDel="00000000" w:rsidR="00000000" w:rsidRPr="00000000">
              <w:rPr>
                <w:sz w:val="20"/>
                <w:szCs w:val="20"/>
                <w:rtl w:val="0"/>
              </w:rPr>
              <w:t xml:space="preserve">Alta</w:t>
            </w:r>
            <w:r w:rsidDel="00000000" w:rsidR="00000000" w:rsidRPr="00000000">
              <w:rPr>
                <w:rtl w:val="0"/>
              </w:rPr>
            </w:r>
          </w:p>
        </w:tc>
      </w:tr>
    </w:tbl>
    <w:p w:rsidR="00000000" w:rsidDel="00000000" w:rsidP="00000000" w:rsidRDefault="00000000" w:rsidRPr="00000000" w14:paraId="000000C0">
      <w:pPr>
        <w:spacing w:after="280" w:line="240" w:lineRule="auto"/>
        <w:ind w:firstLine="0"/>
        <w:rPr/>
      </w:pPr>
      <w:r w:rsidDel="00000000" w:rsidR="00000000" w:rsidRPr="00000000">
        <w:rPr>
          <w:rtl w:val="0"/>
        </w:rPr>
      </w:r>
    </w:p>
    <w:p w:rsidR="00000000" w:rsidDel="00000000" w:rsidP="00000000" w:rsidRDefault="00000000" w:rsidRPr="00000000" w14:paraId="000000C1">
      <w:pPr>
        <w:pStyle w:val="Heading2"/>
        <w:spacing w:after="120" w:before="360" w:lineRule="auto"/>
        <w:ind w:firstLine="0"/>
        <w:jc w:val="left"/>
        <w:rPr/>
      </w:pPr>
      <w:bookmarkStart w:colFirst="0" w:colLast="0" w:name="_heading=h.z8sxg41njw04" w:id="14"/>
      <w:bookmarkEnd w:id="14"/>
      <w:r w:rsidDel="00000000" w:rsidR="00000000" w:rsidRPr="00000000">
        <w:rPr>
          <w:rtl w:val="0"/>
        </w:rPr>
        <w:t xml:space="preserve">2.2 UC-02 — Mapeamento de Lacuna Normativa entre Esferas</w:t>
      </w:r>
    </w:p>
    <w:p w:rsidR="00000000" w:rsidDel="00000000" w:rsidP="00000000" w:rsidRDefault="00000000" w:rsidRPr="00000000" w14:paraId="000000C2">
      <w:pPr>
        <w:rPr/>
      </w:pPr>
      <w:r w:rsidDel="00000000" w:rsidR="00000000" w:rsidRPr="00000000">
        <w:rPr>
          <w:rtl w:val="0"/>
        </w:rPr>
        <w:t xml:space="preserve">Pesquisadores e advogados especializados precisam analisar sistematicamente se existe regulamentação específica sobre um tema. Essa análise — essencial para pareceres, estudos de impacto regulatório e ações de inconstitucionalidade — exige hoje leitura cruzada manual de múltiplos textos, sem suporte estruturado.</w:t>
      </w:r>
    </w:p>
    <w:p w:rsidR="00000000" w:rsidDel="00000000" w:rsidP="00000000" w:rsidRDefault="00000000" w:rsidRPr="00000000" w14:paraId="000000C3">
      <w:pPr>
        <w:spacing w:after="80" w:before="280" w:lineRule="auto"/>
        <w:ind w:firstLine="0"/>
        <w:rPr/>
      </w:pPr>
      <w:r w:rsidDel="00000000" w:rsidR="00000000" w:rsidRPr="00000000">
        <w:rPr>
          <w:b w:val="1"/>
          <w:bCs w:val="1"/>
          <w:color w:val="008542"/>
          <w:sz w:val="20"/>
          <w:szCs w:val="20"/>
          <w:rtl w:val="0"/>
        </w:rPr>
        <w:t xml:space="preserve">Tabela 5 — Especificação UC-02</w:t>
      </w:r>
      <w:r w:rsidDel="00000000" w:rsidR="00000000" w:rsidRPr="00000000">
        <w:rPr>
          <w:rtl w:val="0"/>
        </w:rPr>
      </w:r>
    </w:p>
    <w:tbl>
      <w:tblPr>
        <w:tblStyle w:val="Table5"/>
        <w:tblW w:w="9072.0" w:type="dxa"/>
        <w:jc w:val="left"/>
        <w:tblBorders>
          <w:top w:color="93c47d" w:space="0" w:sz="4" w:val="single"/>
          <w:left w:color="93c47d" w:space="0" w:sz="4" w:val="single"/>
          <w:bottom w:color="93c47d" w:space="0" w:sz="4" w:val="single"/>
          <w:right w:color="93c47d" w:space="0" w:sz="4" w:val="single"/>
          <w:insideH w:color="93c47d" w:space="0" w:sz="4" w:val="single"/>
          <w:insideV w:color="93c47d" w:space="0" w:sz="4" w:val="single"/>
        </w:tblBorders>
        <w:tblLayout w:type="fixed"/>
        <w:tblLook w:val="0400"/>
      </w:tblPr>
      <w:tblGrid>
        <w:gridCol w:w="2500"/>
        <w:gridCol w:w="6572"/>
        <w:tblGridChange w:id="0">
          <w:tblGrid>
            <w:gridCol w:w="2500"/>
            <w:gridCol w:w="6572"/>
          </w:tblGrid>
        </w:tblGridChange>
      </w:tblGrid>
      <w:tr>
        <w:trPr>
          <w:cantSplit w:val="0"/>
          <w:tblHeader w:val="0"/>
        </w:trPr>
        <w:tc>
          <w:tcPr>
            <w:shd w:fill="008542" w:val="clear"/>
            <w:tcMar>
              <w:top w:w="80.0" w:type="dxa"/>
              <w:left w:w="120.0" w:type="dxa"/>
              <w:bottom w:w="80.0" w:type="dxa"/>
              <w:right w:w="120.0" w:type="dxa"/>
            </w:tcMar>
          </w:tcPr>
          <w:p w:rsidR="00000000" w:rsidDel="00000000" w:rsidP="00000000" w:rsidRDefault="00000000" w:rsidRPr="00000000" w14:paraId="000000C4">
            <w:pPr>
              <w:spacing w:after="0" w:line="240" w:lineRule="auto"/>
              <w:ind w:firstLine="0"/>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0C5">
            <w:pPr>
              <w:spacing w:after="0" w:line="240" w:lineRule="auto"/>
              <w:ind w:firstLine="0"/>
              <w:jc w:val="center"/>
              <w:rPr/>
            </w:pPr>
            <w:r w:rsidDel="00000000" w:rsidR="00000000" w:rsidRPr="00000000">
              <w:rPr>
                <w:b w:val="1"/>
                <w:bCs w:val="1"/>
                <w:color w:val="ffffff"/>
                <w:sz w:val="20"/>
                <w:szCs w:val="20"/>
                <w:rtl w:val="0"/>
              </w:rPr>
              <w:t xml:space="preserve">Descrição</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C6">
            <w:pPr>
              <w:spacing w:after="0" w:line="240" w:lineRule="auto"/>
              <w:ind w:firstLine="0"/>
              <w:jc w:val="left"/>
              <w:rPr/>
            </w:pPr>
            <w:r w:rsidDel="00000000" w:rsidR="00000000" w:rsidRPr="00000000">
              <w:rPr>
                <w:sz w:val="20"/>
                <w:szCs w:val="20"/>
                <w:rtl w:val="0"/>
              </w:rPr>
              <w:t xml:space="preserve">Identificador</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C7">
            <w:pPr>
              <w:spacing w:after="0" w:line="240" w:lineRule="auto"/>
              <w:ind w:firstLine="0"/>
              <w:jc w:val="left"/>
              <w:rPr/>
            </w:pPr>
            <w:r w:rsidDel="00000000" w:rsidR="00000000" w:rsidRPr="00000000">
              <w:rPr>
                <w:sz w:val="20"/>
                <w:szCs w:val="20"/>
                <w:rtl w:val="0"/>
              </w:rPr>
              <w:t xml:space="preserve">UC-02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C8">
            <w:pPr>
              <w:spacing w:after="0" w:line="240" w:lineRule="auto"/>
              <w:ind w:firstLine="0"/>
              <w:jc w:val="left"/>
              <w:rPr/>
            </w:pPr>
            <w:r w:rsidDel="00000000" w:rsidR="00000000" w:rsidRPr="00000000">
              <w:rPr>
                <w:sz w:val="20"/>
                <w:szCs w:val="20"/>
                <w:rtl w:val="0"/>
              </w:rPr>
              <w:t xml:space="preserve">Ator principal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9">
            <w:pPr>
              <w:spacing w:after="0" w:line="240" w:lineRule="auto"/>
              <w:ind w:firstLine="0"/>
              <w:jc w:val="left"/>
              <w:rPr/>
            </w:pPr>
            <w:r w:rsidDel="00000000" w:rsidR="00000000" w:rsidRPr="00000000">
              <w:rPr>
                <w:sz w:val="20"/>
                <w:szCs w:val="20"/>
                <w:rtl w:val="0"/>
              </w:rPr>
              <w:t xml:space="preserve">Pesquisador jurídico / Advogado especialista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CA">
            <w:pPr>
              <w:spacing w:after="0" w:line="240" w:lineRule="auto"/>
              <w:ind w:firstLine="0"/>
              <w:jc w:val="left"/>
              <w:rPr/>
            </w:pPr>
            <w:r w:rsidDel="00000000" w:rsidR="00000000" w:rsidRPr="00000000">
              <w:rPr>
                <w:sz w:val="20"/>
                <w:szCs w:val="20"/>
                <w:rtl w:val="0"/>
              </w:rPr>
              <w:t xml:space="preserve">Atores secundários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CB">
            <w:pPr>
              <w:spacing w:after="0" w:line="240" w:lineRule="auto"/>
              <w:ind w:firstLine="0"/>
              <w:jc w:val="left"/>
              <w:rPr/>
            </w:pPr>
            <w:r w:rsidDel="00000000" w:rsidR="00000000" w:rsidRPr="00000000">
              <w:rPr>
                <w:sz w:val="20"/>
                <w:szCs w:val="20"/>
                <w:rtl w:val="0"/>
              </w:rPr>
              <w:t xml:space="preserve">Sistema de indexação normativa; LLM de análise semântica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CC">
            <w:pPr>
              <w:spacing w:after="0" w:line="240" w:lineRule="auto"/>
              <w:ind w:firstLine="0"/>
              <w:jc w:val="left"/>
              <w:rPr/>
            </w:pPr>
            <w:r w:rsidDel="00000000" w:rsidR="00000000" w:rsidRPr="00000000">
              <w:rPr>
                <w:sz w:val="20"/>
                <w:szCs w:val="20"/>
                <w:rtl w:val="0"/>
              </w:rPr>
              <w:t xml:space="preserve">Pré-condições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D">
            <w:pPr>
              <w:spacing w:after="0" w:line="240" w:lineRule="auto"/>
              <w:ind w:firstLine="0"/>
              <w:jc w:val="left"/>
              <w:rPr/>
            </w:pPr>
            <w:r w:rsidDel="00000000" w:rsidR="00000000" w:rsidRPr="00000000">
              <w:rPr>
                <w:sz w:val="20"/>
                <w:szCs w:val="20"/>
                <w:rtl w:val="0"/>
              </w:rPr>
              <w:t xml:space="preserve">Corpus normativo indexado; norma ou tema selecionado pelo usuário presente no corpus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CE">
            <w:pPr>
              <w:spacing w:after="0" w:line="240" w:lineRule="auto"/>
              <w:ind w:firstLine="0"/>
              <w:jc w:val="left"/>
              <w:rPr/>
            </w:pPr>
            <w:r w:rsidDel="00000000" w:rsidR="00000000" w:rsidRPr="00000000">
              <w:rPr>
                <w:sz w:val="20"/>
                <w:szCs w:val="20"/>
                <w:rtl w:val="0"/>
              </w:rPr>
              <w:t xml:space="preserve">Pós-condições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F">
            <w:pPr>
              <w:spacing w:after="0" w:line="240" w:lineRule="auto"/>
              <w:ind w:firstLine="0"/>
              <w:jc w:val="left"/>
              <w:rPr/>
            </w:pPr>
            <w:r w:rsidDel="00000000" w:rsidR="00000000" w:rsidRPr="00000000">
              <w:rPr>
                <w:sz w:val="20"/>
                <w:szCs w:val="20"/>
                <w:rtl w:val="0"/>
              </w:rPr>
              <w:t xml:space="preserve">Relatório de normas gerado com lacunas identificadas e documentadas com trechos de referência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0">
            <w:pPr>
              <w:spacing w:after="0" w:line="240" w:lineRule="auto"/>
              <w:ind w:firstLine="0"/>
              <w:jc w:val="left"/>
              <w:rPr/>
            </w:pPr>
            <w:r w:rsidDel="00000000" w:rsidR="00000000" w:rsidRPr="00000000">
              <w:rPr>
                <w:sz w:val="20"/>
                <w:szCs w:val="20"/>
                <w:rtl w:val="0"/>
              </w:rPr>
              <w:t xml:space="preserve">Frequência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1">
            <w:pPr>
              <w:spacing w:after="0" w:line="240" w:lineRule="auto"/>
              <w:ind w:firstLine="0"/>
              <w:jc w:val="left"/>
              <w:rPr/>
            </w:pPr>
            <w:r w:rsidDel="00000000" w:rsidR="00000000" w:rsidRPr="00000000">
              <w:rPr>
                <w:sz w:val="20"/>
                <w:szCs w:val="20"/>
                <w:rtl w:val="0"/>
              </w:rPr>
              <w:t xml:space="preserve">Média — uso especializado por pesquisadores jurídicos e advogados especialistas</w:t>
            </w:r>
            <w:r w:rsidDel="00000000" w:rsidR="00000000" w:rsidRPr="00000000">
              <w:rPr>
                <w:rtl w:val="0"/>
              </w:rPr>
            </w:r>
          </w:p>
        </w:tc>
      </w:tr>
    </w:tbl>
    <w:p w:rsidR="00000000" w:rsidDel="00000000" w:rsidP="00000000" w:rsidRDefault="00000000" w:rsidRPr="00000000" w14:paraId="000000D2">
      <w:pPr>
        <w:spacing w:after="280" w:line="240" w:lineRule="auto"/>
        <w:ind w:firstLine="0"/>
        <w:rPr/>
      </w:pPr>
      <w:r w:rsidDel="00000000" w:rsidR="00000000" w:rsidRPr="00000000">
        <w:rPr>
          <w:rtl w:val="0"/>
        </w:rPr>
      </w:r>
    </w:p>
    <w:p w:rsidR="00000000" w:rsidDel="00000000" w:rsidP="00000000" w:rsidRDefault="00000000" w:rsidRPr="00000000" w14:paraId="000000D3">
      <w:pPr>
        <w:spacing w:after="120" w:before="360" w:lineRule="auto"/>
        <w:ind w:firstLine="0"/>
        <w:jc w:val="left"/>
        <w:rPr/>
      </w:pPr>
      <w:r w:rsidDel="00000000" w:rsidR="00000000" w:rsidRPr="00000000">
        <w:rPr>
          <w:b w:val="1"/>
          <w:bCs w:val="1"/>
          <w:color w:val="008542"/>
          <w:sz w:val="22"/>
          <w:szCs w:val="22"/>
          <w:rtl w:val="0"/>
        </w:rPr>
        <w:t xml:space="preserve">Fluxo Principal — UC-02</w:t>
      </w:r>
      <w:r w:rsidDel="00000000" w:rsidR="00000000" w:rsidRPr="00000000">
        <w:rPr>
          <w:rtl w:val="0"/>
        </w:rPr>
      </w:r>
    </w:p>
    <w:p w:rsidR="00000000" w:rsidDel="00000000" w:rsidP="00000000" w:rsidRDefault="00000000" w:rsidRPr="00000000" w14:paraId="000000D4">
      <w:pPr>
        <w:spacing w:after="80" w:before="280" w:lineRule="auto"/>
        <w:ind w:firstLine="0"/>
        <w:rPr/>
      </w:pPr>
      <w:r w:rsidDel="00000000" w:rsidR="00000000" w:rsidRPr="00000000">
        <w:rPr>
          <w:b w:val="1"/>
          <w:bCs w:val="1"/>
          <w:color w:val="008542"/>
          <w:sz w:val="20"/>
          <w:szCs w:val="20"/>
          <w:rtl w:val="0"/>
        </w:rPr>
        <w:t xml:space="preserve">Tabela 6 — Fluxo Principal UC-02</w:t>
      </w:r>
      <w:r w:rsidDel="00000000" w:rsidR="00000000" w:rsidRPr="00000000">
        <w:rPr>
          <w:rtl w:val="0"/>
        </w:rPr>
      </w:r>
    </w:p>
    <w:tbl>
      <w:tblPr>
        <w:tblStyle w:val="Table6"/>
        <w:tblW w:w="9075.0" w:type="dxa"/>
        <w:jc w:val="left"/>
        <w:tblBorders>
          <w:top w:color="93c47d" w:space="0" w:sz="4" w:val="single"/>
          <w:left w:color="93c47d" w:space="0" w:sz="4" w:val="single"/>
          <w:bottom w:color="93c47d" w:space="0" w:sz="4" w:val="single"/>
          <w:right w:color="93c47d" w:space="0" w:sz="4" w:val="single"/>
          <w:insideH w:color="93c47d" w:space="0" w:sz="4" w:val="single"/>
          <w:insideV w:color="93c47d" w:space="0" w:sz="4" w:val="single"/>
        </w:tblBorders>
        <w:tblLayout w:type="fixed"/>
        <w:tblLook w:val="0400"/>
      </w:tblPr>
      <w:tblGrid>
        <w:gridCol w:w="870"/>
        <w:gridCol w:w="8205"/>
        <w:tblGridChange w:id="0">
          <w:tblGrid>
            <w:gridCol w:w="870"/>
            <w:gridCol w:w="8205"/>
          </w:tblGrid>
        </w:tblGridChange>
      </w:tblGrid>
      <w:tr>
        <w:trPr>
          <w:cantSplit w:val="0"/>
          <w:tblHeader w:val="0"/>
        </w:trPr>
        <w:tc>
          <w:tcPr>
            <w:shd w:fill="008542" w:val="clear"/>
            <w:tcMar>
              <w:top w:w="80.0" w:type="dxa"/>
              <w:left w:w="120.0" w:type="dxa"/>
              <w:bottom w:w="80.0" w:type="dxa"/>
              <w:right w:w="120.0" w:type="dxa"/>
            </w:tcMar>
          </w:tcPr>
          <w:p w:rsidR="00000000" w:rsidDel="00000000" w:rsidP="00000000" w:rsidRDefault="00000000" w:rsidRPr="00000000" w14:paraId="000000D5">
            <w:pPr>
              <w:spacing w:after="0" w:line="240" w:lineRule="auto"/>
              <w:ind w:firstLine="0"/>
              <w:jc w:val="center"/>
              <w:rPr/>
            </w:pPr>
            <w:r w:rsidDel="00000000" w:rsidR="00000000" w:rsidRPr="00000000">
              <w:rPr>
                <w:b w:val="1"/>
                <w:bCs w:val="1"/>
                <w:color w:val="ffffff"/>
                <w:sz w:val="20"/>
                <w:szCs w:val="20"/>
                <w:rtl w:val="0"/>
              </w:rPr>
              <w:t xml:space="preserve">Passo</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0D6">
            <w:pPr>
              <w:spacing w:after="0" w:line="240" w:lineRule="auto"/>
              <w:ind w:firstLine="0"/>
              <w:jc w:val="center"/>
              <w:rPr/>
            </w:pPr>
            <w:r w:rsidDel="00000000" w:rsidR="00000000" w:rsidRPr="00000000">
              <w:rPr>
                <w:b w:val="1"/>
                <w:bCs w:val="1"/>
                <w:color w:val="ffffff"/>
                <w:sz w:val="20"/>
                <w:szCs w:val="20"/>
                <w:rtl w:val="0"/>
              </w:rPr>
              <w:t xml:space="preserve">Descrição</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D7">
            <w:pPr>
              <w:spacing w:after="0" w:line="240" w:lineRule="auto"/>
              <w:ind w:firstLine="0"/>
              <w:jc w:val="center"/>
              <w:rPr/>
            </w:pPr>
            <w:r w:rsidDel="00000000" w:rsidR="00000000" w:rsidRPr="00000000">
              <w:rPr>
                <w:sz w:val="20"/>
                <w:szCs w:val="20"/>
                <w:rtl w:val="0"/>
              </w:rPr>
              <w:t xml:space="preserve">1</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D8">
            <w:pPr>
              <w:spacing w:after="0" w:line="240" w:lineRule="auto"/>
              <w:ind w:firstLine="0"/>
              <w:jc w:val="left"/>
              <w:rPr/>
            </w:pPr>
            <w:r w:rsidDel="00000000" w:rsidR="00000000" w:rsidRPr="00000000">
              <w:rPr>
                <w:sz w:val="20"/>
                <w:szCs w:val="20"/>
                <w:rtl w:val="0"/>
              </w:rPr>
              <w:t xml:space="preserve">Usuário descreve em linguagem natural o tema a pesquisar.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9">
            <w:pPr>
              <w:spacing w:after="0" w:line="240" w:lineRule="auto"/>
              <w:ind w:right="0" w:firstLine="0"/>
              <w:jc w:val="center"/>
              <w:rPr/>
            </w:pPr>
            <w:r w:rsidDel="00000000" w:rsidR="00000000" w:rsidRPr="00000000">
              <w:rPr>
                <w:sz w:val="20"/>
                <w:szCs w:val="20"/>
                <w:rtl w:val="0"/>
              </w:rPr>
              <w:t xml:space="preserve">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A">
            <w:pPr>
              <w:spacing w:after="0" w:line="240" w:lineRule="auto"/>
              <w:ind w:firstLine="0"/>
              <w:jc w:val="left"/>
              <w:rPr/>
            </w:pPr>
            <w:r w:rsidDel="00000000" w:rsidR="00000000" w:rsidRPr="00000000">
              <w:rPr>
                <w:sz w:val="20"/>
                <w:szCs w:val="20"/>
                <w:rtl w:val="0"/>
              </w:rPr>
              <w:t xml:space="preserve">Sistema identifica o escopo temático e realiza varredura no corpus buscando normas das três esferas sobre o mesmo tema.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DB">
            <w:pPr>
              <w:spacing w:after="0" w:line="240" w:lineRule="auto"/>
              <w:ind w:firstLine="0"/>
              <w:jc w:val="center"/>
              <w:rPr/>
            </w:pPr>
            <w:r w:rsidDel="00000000" w:rsidR="00000000" w:rsidRPr="00000000">
              <w:rPr>
                <w:sz w:val="20"/>
                <w:szCs w:val="20"/>
                <w:rtl w:val="0"/>
              </w:rPr>
              <w:t xml:space="preserve">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DC">
            <w:pPr>
              <w:spacing w:after="0" w:line="240" w:lineRule="auto"/>
              <w:ind w:firstLine="0"/>
              <w:jc w:val="left"/>
              <w:rPr/>
            </w:pPr>
            <w:r w:rsidDel="00000000" w:rsidR="00000000" w:rsidRPr="00000000">
              <w:rPr>
                <w:sz w:val="20"/>
                <w:szCs w:val="20"/>
                <w:rtl w:val="0"/>
              </w:rPr>
              <w:t xml:space="preserve">Sistema analisa semanticamente os textos encontrados, apontando os artigos relacionados.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D">
            <w:pPr>
              <w:spacing w:after="0" w:line="240" w:lineRule="auto"/>
              <w:ind w:firstLine="0"/>
              <w:jc w:val="center"/>
              <w:rPr/>
            </w:pPr>
            <w:r w:rsidDel="00000000" w:rsidR="00000000" w:rsidRPr="00000000">
              <w:rPr>
                <w:sz w:val="20"/>
                <w:szCs w:val="20"/>
                <w:rtl w:val="0"/>
              </w:rPr>
              <w:t xml:space="preserve">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E">
            <w:pPr>
              <w:spacing w:after="0" w:line="240" w:lineRule="auto"/>
              <w:ind w:firstLine="0"/>
              <w:jc w:val="left"/>
              <w:rPr>
                <w:sz w:val="20"/>
                <w:szCs w:val="20"/>
                <w:highlight w:val="yellow"/>
              </w:rPr>
            </w:pPr>
            <w:r w:rsidDel="00000000" w:rsidR="00000000" w:rsidRPr="00000000">
              <w:rPr>
                <w:sz w:val="20"/>
                <w:szCs w:val="20"/>
                <w:rtl w:val="0"/>
              </w:rPr>
              <w:t xml:space="preserve">Sistema exibe alerta de existência de lacuna normativa e sugere a pesquisa de jurisprudência para o tema.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F">
            <w:pPr>
              <w:spacing w:after="0" w:line="240" w:lineRule="auto"/>
              <w:ind w:firstLine="0"/>
              <w:jc w:val="center"/>
              <w:rPr/>
            </w:pPr>
            <w:r w:rsidDel="00000000" w:rsidR="00000000" w:rsidRPr="00000000">
              <w:rPr>
                <w:sz w:val="20"/>
                <w:szCs w:val="20"/>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0">
            <w:pPr>
              <w:spacing w:after="0" w:line="240" w:lineRule="auto"/>
              <w:ind w:firstLine="0"/>
              <w:jc w:val="left"/>
              <w:rPr/>
            </w:pPr>
            <w:r w:rsidDel="00000000" w:rsidR="00000000" w:rsidRPr="00000000">
              <w:rPr>
                <w:sz w:val="20"/>
                <w:szCs w:val="20"/>
                <w:rtl w:val="0"/>
              </w:rPr>
              <w:t xml:space="preserve">Usuário pode inspecionar cada normativa individualmente em modo de leitura comparativa "lado a lado".</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1">
            <w:pPr>
              <w:spacing w:after="0" w:line="240" w:lineRule="auto"/>
              <w:ind w:firstLine="0"/>
              <w:jc w:val="center"/>
              <w:rPr/>
            </w:pPr>
            <w:r w:rsidDel="00000000" w:rsidR="00000000" w:rsidRPr="00000000">
              <w:rPr>
                <w:sz w:val="20"/>
                <w:szCs w:val="20"/>
                <w:rtl w:val="0"/>
              </w:rPr>
              <w:t xml:space="preserve">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2">
            <w:pPr>
              <w:spacing w:after="0" w:line="240" w:lineRule="auto"/>
              <w:ind w:firstLine="0"/>
              <w:jc w:val="left"/>
              <w:rPr/>
            </w:pPr>
            <w:r w:rsidDel="00000000" w:rsidR="00000000" w:rsidRPr="00000000">
              <w:rPr>
                <w:sz w:val="20"/>
                <w:szCs w:val="20"/>
                <w:rtl w:val="0"/>
              </w:rPr>
              <w:t xml:space="preserve">Usuário pode exportar o relatório em formato estruturado para uso em relatórios, pareceres ou peças processuais.</w:t>
            </w:r>
            <w:r w:rsidDel="00000000" w:rsidR="00000000" w:rsidRPr="00000000">
              <w:rPr>
                <w:rtl w:val="0"/>
              </w:rPr>
            </w:r>
          </w:p>
        </w:tc>
      </w:tr>
    </w:tbl>
    <w:p w:rsidR="00000000" w:rsidDel="00000000" w:rsidP="00000000" w:rsidRDefault="00000000" w:rsidRPr="00000000" w14:paraId="000000E3">
      <w:pPr>
        <w:spacing w:after="280" w:line="240" w:lineRule="auto"/>
        <w:ind w:firstLine="0"/>
        <w:rPr/>
      </w:pPr>
      <w:r w:rsidDel="00000000" w:rsidR="00000000" w:rsidRPr="00000000">
        <w:rPr>
          <w:rtl w:val="0"/>
        </w:rPr>
      </w:r>
    </w:p>
    <w:p w:rsidR="00000000" w:rsidDel="00000000" w:rsidP="00000000" w:rsidRDefault="00000000" w:rsidRPr="00000000" w14:paraId="000000E4">
      <w:pPr>
        <w:spacing w:after="120" w:before="360" w:lineRule="auto"/>
        <w:ind w:firstLine="0"/>
        <w:jc w:val="left"/>
        <w:rPr/>
      </w:pPr>
      <w:r w:rsidDel="00000000" w:rsidR="00000000" w:rsidRPr="00000000">
        <w:rPr>
          <w:b w:val="1"/>
          <w:bCs w:val="1"/>
          <w:color w:val="008542"/>
          <w:sz w:val="22"/>
          <w:szCs w:val="22"/>
          <w:rtl w:val="0"/>
        </w:rPr>
        <w:t xml:space="preserve">Requisitos Funcionais — UC-02</w:t>
      </w:r>
      <w:r w:rsidDel="00000000" w:rsidR="00000000" w:rsidRPr="00000000">
        <w:rPr>
          <w:rtl w:val="0"/>
        </w:rPr>
      </w:r>
    </w:p>
    <w:p w:rsidR="00000000" w:rsidDel="00000000" w:rsidP="00000000" w:rsidRDefault="00000000" w:rsidRPr="00000000" w14:paraId="000000E5">
      <w:pPr>
        <w:spacing w:after="80" w:before="280" w:lineRule="auto"/>
        <w:ind w:firstLine="0"/>
        <w:rPr/>
      </w:pPr>
      <w:r w:rsidDel="00000000" w:rsidR="00000000" w:rsidRPr="00000000">
        <w:rPr>
          <w:b w:val="1"/>
          <w:bCs w:val="1"/>
          <w:color w:val="008542"/>
          <w:sz w:val="20"/>
          <w:szCs w:val="20"/>
          <w:rtl w:val="0"/>
        </w:rPr>
        <w:t xml:space="preserve">Tabela 7 — Requisitos Funcionais UC-02</w:t>
      </w:r>
      <w:r w:rsidDel="00000000" w:rsidR="00000000" w:rsidRPr="00000000">
        <w:rPr>
          <w:rtl w:val="0"/>
        </w:rPr>
      </w:r>
    </w:p>
    <w:tbl>
      <w:tblPr>
        <w:tblStyle w:val="Table7"/>
        <w:tblW w:w="9072.0" w:type="dxa"/>
        <w:jc w:val="left"/>
        <w:tblBorders>
          <w:top w:color="93c47d" w:space="0" w:sz="4" w:val="single"/>
          <w:left w:color="93c47d" w:space="0" w:sz="4" w:val="single"/>
          <w:bottom w:color="93c47d" w:space="0" w:sz="4" w:val="single"/>
          <w:right w:color="93c47d" w:space="0" w:sz="4" w:val="single"/>
          <w:insideH w:color="93c47d" w:space="0" w:sz="4" w:val="single"/>
          <w:insideV w:color="93c47d" w:space="0" w:sz="4" w:val="single"/>
        </w:tblBorders>
        <w:tblLayout w:type="fixed"/>
        <w:tblLook w:val="0400"/>
      </w:tblPr>
      <w:tblGrid>
        <w:gridCol w:w="1200"/>
        <w:gridCol w:w="2000"/>
        <w:gridCol w:w="4600"/>
        <w:gridCol w:w="1272"/>
        <w:tblGridChange w:id="0">
          <w:tblGrid>
            <w:gridCol w:w="1200"/>
            <w:gridCol w:w="2000"/>
            <w:gridCol w:w="4600"/>
            <w:gridCol w:w="1272"/>
          </w:tblGrid>
        </w:tblGridChange>
      </w:tblGrid>
      <w:tr>
        <w:trPr>
          <w:cantSplit w:val="0"/>
          <w:tblHeader w:val="0"/>
        </w:trPr>
        <w:tc>
          <w:tcPr>
            <w:shd w:fill="008542" w:val="clear"/>
            <w:tcMar>
              <w:top w:w="80.0" w:type="dxa"/>
              <w:left w:w="120.0" w:type="dxa"/>
              <w:bottom w:w="80.0" w:type="dxa"/>
              <w:right w:w="120.0" w:type="dxa"/>
            </w:tcMar>
          </w:tcPr>
          <w:p w:rsidR="00000000" w:rsidDel="00000000" w:rsidP="00000000" w:rsidRDefault="00000000" w:rsidRPr="00000000" w14:paraId="000000E6">
            <w:pPr>
              <w:spacing w:after="0" w:line="240" w:lineRule="auto"/>
              <w:ind w:firstLine="0"/>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0E7">
            <w:pPr>
              <w:spacing w:after="0" w:line="240" w:lineRule="auto"/>
              <w:ind w:firstLine="0"/>
              <w:jc w:val="center"/>
              <w:rPr/>
            </w:pPr>
            <w:r w:rsidDel="00000000" w:rsidR="00000000" w:rsidRPr="00000000">
              <w:rPr>
                <w:b w:val="1"/>
                <w:bCs w:val="1"/>
                <w:color w:val="ffffff"/>
                <w:sz w:val="20"/>
                <w:szCs w:val="20"/>
                <w:rtl w:val="0"/>
              </w:rPr>
              <w:t xml:space="preserve">Requisito</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0E8">
            <w:pPr>
              <w:spacing w:after="0" w:line="240" w:lineRule="auto"/>
              <w:ind w:firstLine="0"/>
              <w:jc w:val="center"/>
              <w:rPr/>
            </w:pPr>
            <w:r w:rsidDel="00000000" w:rsidR="00000000" w:rsidRPr="00000000">
              <w:rPr>
                <w:b w:val="1"/>
                <w:bCs w:val="1"/>
                <w:color w:val="ffffff"/>
                <w:sz w:val="20"/>
                <w:szCs w:val="20"/>
                <w:rtl w:val="0"/>
              </w:rPr>
              <w:t xml:space="preserve">Descrição</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0E9">
            <w:pPr>
              <w:spacing w:after="0" w:line="240" w:lineRule="auto"/>
              <w:ind w:firstLine="0"/>
              <w:jc w:val="center"/>
              <w:rPr/>
            </w:pPr>
            <w:r w:rsidDel="00000000" w:rsidR="00000000" w:rsidRPr="00000000">
              <w:rPr>
                <w:b w:val="1"/>
                <w:bCs w:val="1"/>
                <w:color w:val="ffffff"/>
                <w:sz w:val="20"/>
                <w:szCs w:val="20"/>
                <w:rtl w:val="0"/>
              </w:rPr>
              <w:t xml:space="preserve">Prioridade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EA">
            <w:pPr>
              <w:spacing w:after="0" w:line="240" w:lineRule="auto"/>
              <w:ind w:firstLine="0"/>
              <w:jc w:val="center"/>
              <w:rPr/>
            </w:pPr>
            <w:r w:rsidDel="00000000" w:rsidR="00000000" w:rsidRPr="00000000">
              <w:rPr>
                <w:sz w:val="20"/>
                <w:szCs w:val="20"/>
                <w:rtl w:val="0"/>
              </w:rPr>
              <w:t xml:space="preserve">RF-02.01</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EB">
            <w:pPr>
              <w:spacing w:after="0" w:line="240" w:lineRule="auto"/>
              <w:ind w:firstLine="0"/>
              <w:jc w:val="left"/>
              <w:rPr/>
            </w:pPr>
            <w:r w:rsidDel="00000000" w:rsidR="00000000" w:rsidRPr="00000000">
              <w:rPr>
                <w:sz w:val="20"/>
                <w:szCs w:val="20"/>
                <w:rtl w:val="0"/>
              </w:rPr>
              <w:t xml:space="preserve">Busca semântica em texto legal</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EC">
            <w:pPr>
              <w:spacing w:after="0" w:line="240" w:lineRule="auto"/>
              <w:ind w:firstLine="0"/>
              <w:jc w:val="left"/>
              <w:rPr/>
            </w:pPr>
            <w:r w:rsidDel="00000000" w:rsidR="00000000" w:rsidRPr="00000000">
              <w:rPr>
                <w:sz w:val="20"/>
                <w:szCs w:val="20"/>
                <w:rtl w:val="0"/>
              </w:rPr>
              <w:t xml:space="preserve">Busca sobre artigos, parágrafos e incisos, não apenas ementas ou metadados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ED">
            <w:pPr>
              <w:spacing w:after="0" w:line="240" w:lineRule="auto"/>
              <w:ind w:firstLine="0"/>
              <w:jc w:val="cente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EE">
            <w:pPr>
              <w:spacing w:after="0" w:line="240" w:lineRule="auto"/>
              <w:ind w:firstLine="0"/>
              <w:jc w:val="center"/>
              <w:rPr/>
            </w:pPr>
            <w:r w:rsidDel="00000000" w:rsidR="00000000" w:rsidRPr="00000000">
              <w:rPr>
                <w:sz w:val="20"/>
                <w:szCs w:val="20"/>
                <w:rtl w:val="0"/>
              </w:rPr>
              <w:t xml:space="preserve">RF-02.02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F">
            <w:pPr>
              <w:spacing w:after="0" w:line="240" w:lineRule="auto"/>
              <w:ind w:firstLine="0"/>
              <w:jc w:val="left"/>
              <w:rPr/>
            </w:pPr>
            <w:r w:rsidDel="00000000" w:rsidR="00000000" w:rsidRPr="00000000">
              <w:rPr>
                <w:sz w:val="20"/>
                <w:szCs w:val="20"/>
                <w:rtl w:val="0"/>
              </w:rPr>
              <w:t xml:space="preserve">Exibição de trechos de referência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0">
            <w:pPr>
              <w:spacing w:after="0" w:line="240" w:lineRule="auto"/>
              <w:ind w:firstLine="0"/>
              <w:jc w:val="left"/>
              <w:rPr/>
            </w:pPr>
            <w:r w:rsidDel="00000000" w:rsidR="00000000" w:rsidRPr="00000000">
              <w:rPr>
                <w:sz w:val="20"/>
                <w:szCs w:val="20"/>
                <w:rtl w:val="0"/>
              </w:rPr>
              <w:t xml:space="preserve">Para cada relação, indica os artigos/incisos específicos de cada norma envolvidos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1">
            <w:pPr>
              <w:spacing w:after="0" w:line="240" w:lineRule="auto"/>
              <w:ind w:firstLine="0"/>
              <w:jc w:val="cente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F2">
            <w:pPr>
              <w:spacing w:after="0" w:line="240" w:lineRule="auto"/>
              <w:ind w:firstLine="0"/>
              <w:jc w:val="center"/>
              <w:rPr/>
            </w:pPr>
            <w:r w:rsidDel="00000000" w:rsidR="00000000" w:rsidRPr="00000000">
              <w:rPr>
                <w:sz w:val="20"/>
                <w:szCs w:val="20"/>
                <w:rtl w:val="0"/>
              </w:rPr>
              <w:t xml:space="preserve">RF-02.03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F3">
            <w:pPr>
              <w:spacing w:after="0" w:line="240" w:lineRule="auto"/>
              <w:ind w:firstLine="0"/>
              <w:jc w:val="left"/>
              <w:rPr/>
            </w:pPr>
            <w:r w:rsidDel="00000000" w:rsidR="00000000" w:rsidRPr="00000000">
              <w:rPr>
                <w:sz w:val="20"/>
                <w:szCs w:val="20"/>
                <w:rtl w:val="0"/>
              </w:rPr>
              <w:t xml:space="preserve">Exibição de lacuna identificada</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F4">
            <w:pPr>
              <w:spacing w:after="0" w:line="240" w:lineRule="auto"/>
              <w:ind w:firstLine="0"/>
              <w:jc w:val="left"/>
              <w:rPr>
                <w:sz w:val="20"/>
                <w:szCs w:val="20"/>
                <w:highlight w:val="yellow"/>
              </w:rPr>
            </w:pPr>
            <w:r w:rsidDel="00000000" w:rsidR="00000000" w:rsidRPr="00000000">
              <w:rPr>
                <w:sz w:val="20"/>
                <w:szCs w:val="20"/>
                <w:rtl w:val="0"/>
              </w:rPr>
              <w:t xml:space="preserve">Listagem das normativas identificadas e exibição de alerta de lacuna</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F5">
            <w:pPr>
              <w:spacing w:after="0" w:line="240" w:lineRule="auto"/>
              <w:ind w:firstLine="0"/>
              <w:jc w:val="cente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F6">
            <w:pPr>
              <w:spacing w:after="0" w:line="240" w:lineRule="auto"/>
              <w:ind w:firstLine="0"/>
              <w:jc w:val="center"/>
              <w:rPr/>
            </w:pPr>
            <w:r w:rsidDel="00000000" w:rsidR="00000000" w:rsidRPr="00000000">
              <w:rPr>
                <w:sz w:val="20"/>
                <w:szCs w:val="20"/>
                <w:rtl w:val="0"/>
              </w:rPr>
              <w:t xml:space="preserve">RF-02.04</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F7">
            <w:pPr>
              <w:spacing w:after="0" w:line="240" w:lineRule="auto"/>
              <w:ind w:firstLine="0"/>
              <w:jc w:val="left"/>
              <w:rPr/>
            </w:pPr>
            <w:r w:rsidDel="00000000" w:rsidR="00000000" w:rsidRPr="00000000">
              <w:rPr>
                <w:sz w:val="20"/>
                <w:szCs w:val="20"/>
                <w:rtl w:val="0"/>
              </w:rPr>
              <w:t xml:space="preserve">Indicador de confiança</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F8">
            <w:pPr>
              <w:spacing w:after="0" w:line="240" w:lineRule="auto"/>
              <w:ind w:firstLine="0"/>
              <w:jc w:val="left"/>
              <w:rPr/>
            </w:pPr>
            <w:r w:rsidDel="00000000" w:rsidR="00000000" w:rsidRPr="00000000">
              <w:rPr>
                <w:sz w:val="20"/>
                <w:szCs w:val="20"/>
                <w:rtl w:val="0"/>
              </w:rPr>
              <w:t xml:space="preserve">Cada relação classificada exibe indicador de confiança (alta/média/baixa)</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F9">
            <w:pPr>
              <w:spacing w:after="0" w:line="240" w:lineRule="auto"/>
              <w:ind w:firstLine="0"/>
              <w:jc w:val="center"/>
              <w:rPr/>
            </w:pPr>
            <w:r w:rsidDel="00000000" w:rsidR="00000000" w:rsidRPr="00000000">
              <w:rPr>
                <w:sz w:val="20"/>
                <w:szCs w:val="20"/>
                <w:rtl w:val="0"/>
              </w:rPr>
              <w:t xml:space="preserve">Média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A">
            <w:pPr>
              <w:spacing w:after="0" w:line="240" w:lineRule="auto"/>
              <w:ind w:firstLine="0"/>
              <w:jc w:val="center"/>
              <w:rPr/>
            </w:pPr>
            <w:r w:rsidDel="00000000" w:rsidR="00000000" w:rsidRPr="00000000">
              <w:rPr>
                <w:sz w:val="20"/>
                <w:szCs w:val="20"/>
                <w:rtl w:val="0"/>
              </w:rPr>
              <w:t xml:space="preserve">RF-02.05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B">
            <w:pPr>
              <w:spacing w:after="0" w:line="240" w:lineRule="auto"/>
              <w:ind w:firstLine="0"/>
              <w:jc w:val="left"/>
              <w:rPr/>
            </w:pPr>
            <w:r w:rsidDel="00000000" w:rsidR="00000000" w:rsidRPr="00000000">
              <w:rPr>
                <w:sz w:val="20"/>
                <w:szCs w:val="20"/>
                <w:rtl w:val="0"/>
              </w:rPr>
              <w:t xml:space="preserve">Exportação do relatório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C">
            <w:pPr>
              <w:spacing w:after="0" w:line="240" w:lineRule="auto"/>
              <w:ind w:firstLine="0"/>
              <w:jc w:val="left"/>
              <w:rPr/>
            </w:pPr>
            <w:r w:rsidDel="00000000" w:rsidR="00000000" w:rsidRPr="00000000">
              <w:rPr>
                <w:sz w:val="20"/>
                <w:szCs w:val="20"/>
                <w:rtl w:val="0"/>
              </w:rPr>
              <w:t xml:space="preserve">Exportação completa com referências formatadas e trechos relevantes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D">
            <w:pPr>
              <w:spacing w:after="0" w:line="240" w:lineRule="auto"/>
              <w:ind w:firstLine="0"/>
              <w:jc w:val="center"/>
              <w:rPr/>
            </w:pPr>
            <w:r w:rsidDel="00000000" w:rsidR="00000000" w:rsidRPr="00000000">
              <w:rPr>
                <w:sz w:val="20"/>
                <w:szCs w:val="20"/>
                <w:rtl w:val="0"/>
              </w:rPr>
              <w:t xml:space="preserve">Média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E">
            <w:pPr>
              <w:spacing w:after="0" w:line="240" w:lineRule="auto"/>
              <w:ind w:firstLine="0"/>
              <w:jc w:val="center"/>
              <w:rPr/>
            </w:pPr>
            <w:r w:rsidDel="00000000" w:rsidR="00000000" w:rsidRPr="00000000">
              <w:rPr>
                <w:sz w:val="20"/>
                <w:szCs w:val="20"/>
                <w:rtl w:val="0"/>
              </w:rPr>
              <w:t xml:space="preserve">RF-02.06</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FF">
            <w:pPr>
              <w:spacing w:after="0" w:line="240" w:lineRule="auto"/>
              <w:ind w:firstLine="0"/>
              <w:jc w:val="left"/>
              <w:rPr/>
            </w:pPr>
            <w:r w:rsidDel="00000000" w:rsidR="00000000" w:rsidRPr="00000000">
              <w:rPr>
                <w:sz w:val="20"/>
                <w:szCs w:val="20"/>
                <w:rtl w:val="0"/>
              </w:rPr>
              <w:t xml:space="preserve">Histórico de análises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0">
            <w:pPr>
              <w:spacing w:after="0" w:line="240" w:lineRule="auto"/>
              <w:ind w:firstLine="0"/>
              <w:jc w:val="left"/>
              <w:rPr/>
            </w:pPr>
            <w:r w:rsidDel="00000000" w:rsidR="00000000" w:rsidRPr="00000000">
              <w:rPr>
                <w:sz w:val="20"/>
                <w:szCs w:val="20"/>
                <w:rtl w:val="0"/>
              </w:rPr>
              <w:t xml:space="preserve">Mantém histórico permitindo retomada e comparação entre versões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1">
            <w:pPr>
              <w:spacing w:after="0" w:line="240" w:lineRule="auto"/>
              <w:ind w:firstLine="0"/>
              <w:jc w:val="center"/>
              <w:rPr/>
            </w:pPr>
            <w:r w:rsidDel="00000000" w:rsidR="00000000" w:rsidRPr="00000000">
              <w:rPr>
                <w:sz w:val="20"/>
                <w:szCs w:val="20"/>
                <w:rtl w:val="0"/>
              </w:rPr>
              <w:t xml:space="preserve">Média</w:t>
            </w:r>
            <w:r w:rsidDel="00000000" w:rsidR="00000000" w:rsidRPr="00000000">
              <w:rPr>
                <w:rtl w:val="0"/>
              </w:rPr>
            </w:r>
          </w:p>
        </w:tc>
      </w:tr>
    </w:tbl>
    <w:p w:rsidR="00000000" w:rsidDel="00000000" w:rsidP="00000000" w:rsidRDefault="00000000" w:rsidRPr="00000000" w14:paraId="00000102">
      <w:pPr>
        <w:spacing w:after="280" w:line="240" w:lineRule="auto"/>
        <w:ind w:firstLine="0"/>
        <w:rPr/>
      </w:pPr>
      <w:r w:rsidDel="00000000" w:rsidR="00000000" w:rsidRPr="00000000">
        <w:rPr>
          <w:rtl w:val="0"/>
        </w:rPr>
      </w:r>
    </w:p>
    <w:p w:rsidR="00000000" w:rsidDel="00000000" w:rsidP="00000000" w:rsidRDefault="00000000" w:rsidRPr="00000000" w14:paraId="00000103">
      <w:pPr>
        <w:spacing w:after="120" w:before="360" w:lineRule="auto"/>
        <w:ind w:firstLine="0"/>
        <w:jc w:val="left"/>
        <w:rPr/>
      </w:pPr>
      <w:r w:rsidDel="00000000" w:rsidR="00000000" w:rsidRPr="00000000">
        <w:rPr>
          <w:b w:val="1"/>
          <w:bCs w:val="1"/>
          <w:color w:val="008542"/>
          <w:sz w:val="22"/>
          <w:szCs w:val="22"/>
          <w:rtl w:val="0"/>
        </w:rPr>
        <w:t xml:space="preserve">Requisitos Não Funcionais — UC-02</w:t>
      </w:r>
      <w:r w:rsidDel="00000000" w:rsidR="00000000" w:rsidRPr="00000000">
        <w:rPr>
          <w:rtl w:val="0"/>
        </w:rPr>
      </w:r>
    </w:p>
    <w:p w:rsidR="00000000" w:rsidDel="00000000" w:rsidP="00000000" w:rsidRDefault="00000000" w:rsidRPr="00000000" w14:paraId="00000104">
      <w:pPr>
        <w:spacing w:after="80" w:before="280" w:lineRule="auto"/>
        <w:ind w:firstLine="0"/>
        <w:rPr/>
      </w:pPr>
      <w:r w:rsidDel="00000000" w:rsidR="00000000" w:rsidRPr="00000000">
        <w:rPr>
          <w:b w:val="1"/>
          <w:bCs w:val="1"/>
          <w:color w:val="008542"/>
          <w:sz w:val="20"/>
          <w:szCs w:val="20"/>
          <w:rtl w:val="0"/>
        </w:rPr>
        <w:t xml:space="preserve">Tabela 8 — Requisitos Não Funcionais UC-02</w:t>
      </w:r>
      <w:r w:rsidDel="00000000" w:rsidR="00000000" w:rsidRPr="00000000">
        <w:rPr>
          <w:rtl w:val="0"/>
        </w:rPr>
      </w:r>
    </w:p>
    <w:tbl>
      <w:tblPr>
        <w:tblStyle w:val="Table8"/>
        <w:tblW w:w="9072.0" w:type="dxa"/>
        <w:jc w:val="left"/>
        <w:tblBorders>
          <w:top w:color="93c47d" w:space="0" w:sz="4" w:val="single"/>
          <w:left w:color="93c47d" w:space="0" w:sz="4" w:val="single"/>
          <w:bottom w:color="93c47d" w:space="0" w:sz="4" w:val="single"/>
          <w:right w:color="93c47d" w:space="0" w:sz="4" w:val="single"/>
          <w:insideH w:color="93c47d" w:space="0" w:sz="4" w:val="single"/>
          <w:insideV w:color="93c47d" w:space="0" w:sz="4" w:val="single"/>
        </w:tblBorders>
        <w:tblLayout w:type="fixed"/>
        <w:tblLook w:val="0400"/>
      </w:tblPr>
      <w:tblGrid>
        <w:gridCol w:w="1200"/>
        <w:gridCol w:w="2000"/>
        <w:gridCol w:w="4600"/>
        <w:gridCol w:w="1272"/>
        <w:tblGridChange w:id="0">
          <w:tblGrid>
            <w:gridCol w:w="1200"/>
            <w:gridCol w:w="2000"/>
            <w:gridCol w:w="4600"/>
            <w:gridCol w:w="1272"/>
          </w:tblGrid>
        </w:tblGridChange>
      </w:tblGrid>
      <w:tr>
        <w:trPr>
          <w:cantSplit w:val="0"/>
          <w:tblHeader w:val="0"/>
        </w:trPr>
        <w:tc>
          <w:tcPr>
            <w:shd w:fill="008542" w:val="clear"/>
            <w:tcMar>
              <w:top w:w="80.0" w:type="dxa"/>
              <w:left w:w="120.0" w:type="dxa"/>
              <w:bottom w:w="80.0" w:type="dxa"/>
              <w:right w:w="120.0" w:type="dxa"/>
            </w:tcMar>
          </w:tcPr>
          <w:p w:rsidR="00000000" w:rsidDel="00000000" w:rsidP="00000000" w:rsidRDefault="00000000" w:rsidRPr="00000000" w14:paraId="00000105">
            <w:pPr>
              <w:spacing w:after="0" w:line="240" w:lineRule="auto"/>
              <w:ind w:firstLine="0"/>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106">
            <w:pPr>
              <w:spacing w:after="0" w:line="240" w:lineRule="auto"/>
              <w:ind w:firstLine="0"/>
              <w:jc w:val="center"/>
              <w:rPr/>
            </w:pPr>
            <w:r w:rsidDel="00000000" w:rsidR="00000000" w:rsidRPr="00000000">
              <w:rPr>
                <w:b w:val="1"/>
                <w:bCs w:val="1"/>
                <w:color w:val="ffffff"/>
                <w:sz w:val="20"/>
                <w:szCs w:val="20"/>
                <w:rtl w:val="0"/>
              </w:rPr>
              <w:t xml:space="preserve">Requisito</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107">
            <w:pPr>
              <w:spacing w:after="0" w:line="240" w:lineRule="auto"/>
              <w:ind w:firstLine="0"/>
              <w:jc w:val="center"/>
              <w:rPr/>
            </w:pPr>
            <w:r w:rsidDel="00000000" w:rsidR="00000000" w:rsidRPr="00000000">
              <w:rPr>
                <w:b w:val="1"/>
                <w:bCs w:val="1"/>
                <w:color w:val="ffffff"/>
                <w:sz w:val="20"/>
                <w:szCs w:val="20"/>
                <w:rtl w:val="0"/>
              </w:rPr>
              <w:t xml:space="preserve">Descrição</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108">
            <w:pPr>
              <w:spacing w:after="0" w:line="240" w:lineRule="auto"/>
              <w:ind w:firstLine="0"/>
              <w:jc w:val="center"/>
              <w:rPr/>
            </w:pPr>
            <w:r w:rsidDel="00000000" w:rsidR="00000000" w:rsidRPr="00000000">
              <w:rPr>
                <w:b w:val="1"/>
                <w:bCs w:val="1"/>
                <w:color w:val="ffffff"/>
                <w:sz w:val="20"/>
                <w:szCs w:val="20"/>
                <w:rtl w:val="0"/>
              </w:rPr>
              <w:t xml:space="preserve">Prioridade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09">
            <w:pPr>
              <w:spacing w:after="0" w:line="240" w:lineRule="auto"/>
              <w:ind w:firstLine="0"/>
              <w:jc w:val="center"/>
              <w:rPr/>
            </w:pPr>
            <w:r w:rsidDel="00000000" w:rsidR="00000000" w:rsidRPr="00000000">
              <w:rPr>
                <w:sz w:val="20"/>
                <w:szCs w:val="20"/>
                <w:rtl w:val="0"/>
              </w:rPr>
              <w:t xml:space="preserve">RNF-02.01</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0A">
            <w:pPr>
              <w:spacing w:after="0" w:line="240" w:lineRule="auto"/>
              <w:ind w:firstLine="0"/>
              <w:jc w:val="left"/>
              <w:rPr/>
            </w:pPr>
            <w:r w:rsidDel="00000000" w:rsidR="00000000" w:rsidRPr="00000000">
              <w:rPr>
                <w:sz w:val="20"/>
                <w:szCs w:val="20"/>
                <w:rtl w:val="0"/>
              </w:rPr>
              <w:t xml:space="preserve">Tempo de análise</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0B">
            <w:pPr>
              <w:spacing w:after="0" w:line="240" w:lineRule="auto"/>
              <w:ind w:firstLine="0"/>
              <w:jc w:val="left"/>
              <w:rPr/>
            </w:pPr>
            <w:r w:rsidDel="00000000" w:rsidR="00000000" w:rsidRPr="00000000">
              <w:rPr>
                <w:sz w:val="20"/>
                <w:szCs w:val="20"/>
                <w:rtl w:val="0"/>
              </w:rPr>
              <w:t xml:space="preserve">Varredura e classificação concluída em até 30s para corpus padrão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0C">
            <w:pPr>
              <w:spacing w:after="0" w:line="240" w:lineRule="auto"/>
              <w:ind w:firstLine="0"/>
              <w:jc w:val="cente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0D">
            <w:pPr>
              <w:spacing w:after="0" w:line="240" w:lineRule="auto"/>
              <w:ind w:firstLine="0"/>
              <w:jc w:val="center"/>
              <w:rPr/>
            </w:pPr>
            <w:r w:rsidDel="00000000" w:rsidR="00000000" w:rsidRPr="00000000">
              <w:rPr>
                <w:sz w:val="20"/>
                <w:szCs w:val="20"/>
                <w:rtl w:val="0"/>
              </w:rPr>
              <w:t xml:space="preserve">RNF-02.02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E">
            <w:pPr>
              <w:spacing w:after="0" w:line="240" w:lineRule="auto"/>
              <w:ind w:firstLine="0"/>
              <w:jc w:val="left"/>
              <w:rPr/>
            </w:pPr>
            <w:r w:rsidDel="00000000" w:rsidR="00000000" w:rsidRPr="00000000">
              <w:rPr>
                <w:sz w:val="20"/>
                <w:szCs w:val="20"/>
                <w:rtl w:val="0"/>
              </w:rPr>
              <w:t xml:space="preserve">Acurácia de classificação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F">
            <w:pPr>
              <w:spacing w:after="0" w:line="240" w:lineRule="auto"/>
              <w:ind w:firstLine="0"/>
              <w:jc w:val="left"/>
              <w:rPr/>
            </w:pPr>
            <w:r w:rsidDel="00000000" w:rsidR="00000000" w:rsidRPr="00000000">
              <w:rPr>
                <w:sz w:val="20"/>
                <w:szCs w:val="20"/>
                <w:rtl w:val="0"/>
              </w:rPr>
              <w:t xml:space="preserve">Concordância mínima de 75% com avaliação de especialistas jurídicos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0">
            <w:pPr>
              <w:spacing w:after="0" w:line="240" w:lineRule="auto"/>
              <w:ind w:firstLine="0"/>
              <w:jc w:val="cente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1">
            <w:pPr>
              <w:spacing w:after="0" w:line="240" w:lineRule="auto"/>
              <w:ind w:firstLine="0"/>
              <w:jc w:val="center"/>
              <w:rPr/>
            </w:pPr>
            <w:r w:rsidDel="00000000" w:rsidR="00000000" w:rsidRPr="00000000">
              <w:rPr>
                <w:sz w:val="20"/>
                <w:szCs w:val="20"/>
                <w:rtl w:val="0"/>
              </w:rPr>
              <w:t xml:space="preserve">RNF-02.03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12">
            <w:pPr>
              <w:spacing w:after="0" w:line="240" w:lineRule="auto"/>
              <w:ind w:firstLine="0"/>
              <w:jc w:val="left"/>
              <w:rPr/>
            </w:pPr>
            <w:r w:rsidDel="00000000" w:rsidR="00000000" w:rsidRPr="00000000">
              <w:rPr>
                <w:sz w:val="20"/>
                <w:szCs w:val="20"/>
                <w:rtl w:val="0"/>
              </w:rPr>
              <w:t xml:space="preserve">Rastreabilidade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3">
            <w:pPr>
              <w:spacing w:after="0" w:line="240" w:lineRule="auto"/>
              <w:ind w:firstLine="0"/>
              <w:jc w:val="left"/>
              <w:rPr/>
            </w:pPr>
            <w:r w:rsidDel="00000000" w:rsidR="00000000" w:rsidRPr="00000000">
              <w:rPr>
                <w:sz w:val="20"/>
                <w:szCs w:val="20"/>
                <w:rtl w:val="0"/>
              </w:rPr>
              <w:t xml:space="preserve">Toda relação classificada cita os trechos exatos com referência ao dispositivo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4">
            <w:pPr>
              <w:spacing w:after="0" w:line="240" w:lineRule="auto"/>
              <w:ind w:firstLine="0"/>
              <w:jc w:val="cente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5">
            <w:pPr>
              <w:spacing w:after="0" w:line="240" w:lineRule="auto"/>
              <w:ind w:firstLine="0"/>
              <w:jc w:val="center"/>
              <w:rPr/>
            </w:pPr>
            <w:r w:rsidDel="00000000" w:rsidR="00000000" w:rsidRPr="00000000">
              <w:rPr>
                <w:sz w:val="20"/>
                <w:szCs w:val="20"/>
                <w:rtl w:val="0"/>
              </w:rPr>
              <w:t xml:space="preserve">RNF-02.04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6">
            <w:pPr>
              <w:spacing w:after="0" w:line="240" w:lineRule="auto"/>
              <w:ind w:firstLine="0"/>
              <w:jc w:val="left"/>
              <w:rPr/>
            </w:pPr>
            <w:r w:rsidDel="00000000" w:rsidR="00000000" w:rsidRPr="00000000">
              <w:rPr>
                <w:sz w:val="20"/>
                <w:szCs w:val="20"/>
                <w:rtl w:val="0"/>
              </w:rPr>
              <w:t xml:space="preserve">Transparência do modelo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7">
            <w:pPr>
              <w:spacing w:after="0" w:line="240" w:lineRule="auto"/>
              <w:ind w:firstLine="0"/>
              <w:jc w:val="left"/>
              <w:rPr/>
            </w:pPr>
            <w:r w:rsidDel="00000000" w:rsidR="00000000" w:rsidRPr="00000000">
              <w:rPr>
                <w:sz w:val="20"/>
                <w:szCs w:val="20"/>
                <w:rtl w:val="0"/>
              </w:rPr>
              <w:t xml:space="preserve">O sistema expõe os critérios utilizados pelo modelo em linguagem compreensível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8">
            <w:pPr>
              <w:spacing w:after="0" w:line="240" w:lineRule="auto"/>
              <w:ind w:firstLine="0"/>
              <w:jc w:val="center"/>
              <w:rPr/>
            </w:pPr>
            <w:r w:rsidDel="00000000" w:rsidR="00000000" w:rsidRPr="00000000">
              <w:rPr>
                <w:sz w:val="20"/>
                <w:szCs w:val="20"/>
                <w:rtl w:val="0"/>
              </w:rPr>
              <w:t xml:space="preserve">Média</w:t>
            </w:r>
            <w:r w:rsidDel="00000000" w:rsidR="00000000" w:rsidRPr="00000000">
              <w:rPr>
                <w:rtl w:val="0"/>
              </w:rPr>
            </w:r>
          </w:p>
        </w:tc>
      </w:tr>
    </w:tbl>
    <w:p w:rsidR="00000000" w:rsidDel="00000000" w:rsidP="00000000" w:rsidRDefault="00000000" w:rsidRPr="00000000" w14:paraId="00000119">
      <w:pPr>
        <w:spacing w:after="280" w:line="240" w:lineRule="auto"/>
        <w:ind w:firstLine="0"/>
        <w:rPr/>
      </w:pPr>
      <w:r w:rsidDel="00000000" w:rsidR="00000000" w:rsidRPr="00000000">
        <w:rPr>
          <w:rtl w:val="0"/>
        </w:rPr>
      </w:r>
    </w:p>
    <w:p w:rsidR="00000000" w:rsidDel="00000000" w:rsidP="00000000" w:rsidRDefault="00000000" w:rsidRPr="00000000" w14:paraId="0000011A">
      <w:pPr>
        <w:pStyle w:val="Heading2"/>
        <w:spacing w:after="120" w:before="360" w:lineRule="auto"/>
        <w:ind w:firstLine="0"/>
        <w:jc w:val="left"/>
        <w:rPr/>
      </w:pPr>
      <w:bookmarkStart w:colFirst="0" w:colLast="0" w:name="_heading=h.b7lss9n4ahb2" w:id="15"/>
      <w:bookmarkEnd w:id="15"/>
      <w:r w:rsidDel="00000000" w:rsidR="00000000" w:rsidRPr="00000000">
        <w:rPr>
          <w:rtl w:val="0"/>
        </w:rPr>
        <w:t xml:space="preserve">2.3 Requisitos Transversais do Sistema</w:t>
      </w:r>
    </w:p>
    <w:p w:rsidR="00000000" w:rsidDel="00000000" w:rsidP="00000000" w:rsidRDefault="00000000" w:rsidRPr="00000000" w14:paraId="0000011B">
      <w:pPr>
        <w:spacing w:after="80" w:before="280" w:lineRule="auto"/>
        <w:ind w:firstLine="0"/>
        <w:rPr/>
      </w:pPr>
      <w:r w:rsidDel="00000000" w:rsidR="00000000" w:rsidRPr="00000000">
        <w:rPr>
          <w:b w:val="1"/>
          <w:bCs w:val="1"/>
          <w:color w:val="008542"/>
          <w:sz w:val="20"/>
          <w:szCs w:val="20"/>
          <w:rtl w:val="0"/>
        </w:rPr>
        <w:t xml:space="preserve">Tabela 9 — Requisitos Funcionais Transversais</w:t>
      </w:r>
      <w:r w:rsidDel="00000000" w:rsidR="00000000" w:rsidRPr="00000000">
        <w:rPr>
          <w:rtl w:val="0"/>
        </w:rPr>
      </w:r>
    </w:p>
    <w:tbl>
      <w:tblPr>
        <w:tblStyle w:val="Table9"/>
        <w:tblW w:w="9072.0" w:type="dxa"/>
        <w:jc w:val="left"/>
        <w:tblBorders>
          <w:top w:color="93c47d" w:space="0" w:sz="4" w:val="single"/>
          <w:left w:color="93c47d" w:space="0" w:sz="4" w:val="single"/>
          <w:bottom w:color="93c47d" w:space="0" w:sz="4" w:val="single"/>
          <w:right w:color="93c47d" w:space="0" w:sz="4" w:val="single"/>
          <w:insideH w:color="93c47d" w:space="0" w:sz="4" w:val="single"/>
          <w:insideV w:color="93c47d" w:space="0" w:sz="4" w:val="single"/>
        </w:tblBorders>
        <w:tblLayout w:type="fixed"/>
        <w:tblLook w:val="0400"/>
      </w:tblPr>
      <w:tblGrid>
        <w:gridCol w:w="1200"/>
        <w:gridCol w:w="2000"/>
        <w:gridCol w:w="4600"/>
        <w:gridCol w:w="1272"/>
        <w:tblGridChange w:id="0">
          <w:tblGrid>
            <w:gridCol w:w="1200"/>
            <w:gridCol w:w="2000"/>
            <w:gridCol w:w="4600"/>
            <w:gridCol w:w="1272"/>
          </w:tblGrid>
        </w:tblGridChange>
      </w:tblGrid>
      <w:tr>
        <w:trPr>
          <w:cantSplit w:val="0"/>
          <w:tblHeader w:val="0"/>
        </w:trPr>
        <w:tc>
          <w:tcPr>
            <w:shd w:fill="008542" w:val="clear"/>
            <w:tcMar>
              <w:top w:w="80.0" w:type="dxa"/>
              <w:left w:w="120.0" w:type="dxa"/>
              <w:bottom w:w="80.0" w:type="dxa"/>
              <w:right w:w="120.0" w:type="dxa"/>
            </w:tcMar>
          </w:tcPr>
          <w:p w:rsidR="00000000" w:rsidDel="00000000" w:rsidP="00000000" w:rsidRDefault="00000000" w:rsidRPr="00000000" w14:paraId="0000011C">
            <w:pPr>
              <w:spacing w:after="0" w:line="240" w:lineRule="auto"/>
              <w:ind w:firstLine="0"/>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11D">
            <w:pPr>
              <w:spacing w:after="0" w:line="240" w:lineRule="auto"/>
              <w:ind w:firstLine="0"/>
              <w:jc w:val="center"/>
              <w:rPr/>
            </w:pPr>
            <w:r w:rsidDel="00000000" w:rsidR="00000000" w:rsidRPr="00000000">
              <w:rPr>
                <w:b w:val="1"/>
                <w:bCs w:val="1"/>
                <w:color w:val="ffffff"/>
                <w:sz w:val="20"/>
                <w:szCs w:val="20"/>
                <w:rtl w:val="0"/>
              </w:rPr>
              <w:t xml:space="preserve">Requisito</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11E">
            <w:pPr>
              <w:spacing w:after="0" w:line="240" w:lineRule="auto"/>
              <w:ind w:firstLine="0"/>
              <w:jc w:val="center"/>
              <w:rPr/>
            </w:pPr>
            <w:r w:rsidDel="00000000" w:rsidR="00000000" w:rsidRPr="00000000">
              <w:rPr>
                <w:b w:val="1"/>
                <w:bCs w:val="1"/>
                <w:color w:val="ffffff"/>
                <w:sz w:val="20"/>
                <w:szCs w:val="20"/>
                <w:rtl w:val="0"/>
              </w:rPr>
              <w:t xml:space="preserve">Descrição</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11F">
            <w:pPr>
              <w:spacing w:after="0" w:line="240" w:lineRule="auto"/>
              <w:ind w:firstLine="0"/>
              <w:jc w:val="center"/>
              <w:rPr/>
            </w:pPr>
            <w:r w:rsidDel="00000000" w:rsidR="00000000" w:rsidRPr="00000000">
              <w:rPr>
                <w:b w:val="1"/>
                <w:bCs w:val="1"/>
                <w:color w:val="ffffff"/>
                <w:sz w:val="20"/>
                <w:szCs w:val="20"/>
                <w:rtl w:val="0"/>
              </w:rPr>
              <w:t xml:space="preserve">Prioridade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20">
            <w:pPr>
              <w:spacing w:after="0" w:line="240" w:lineRule="auto"/>
              <w:ind w:firstLine="0"/>
              <w:jc w:val="center"/>
              <w:rPr/>
            </w:pPr>
            <w:r w:rsidDel="00000000" w:rsidR="00000000" w:rsidRPr="00000000">
              <w:rPr>
                <w:sz w:val="20"/>
                <w:szCs w:val="20"/>
                <w:rtl w:val="0"/>
              </w:rPr>
              <w:t xml:space="preserve">RF-SYS.01</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21">
            <w:pPr>
              <w:spacing w:after="0" w:line="240" w:lineRule="auto"/>
              <w:ind w:firstLine="0"/>
              <w:jc w:val="left"/>
              <w:rPr/>
            </w:pPr>
            <w:r w:rsidDel="00000000" w:rsidR="00000000" w:rsidRPr="00000000">
              <w:rPr>
                <w:sz w:val="20"/>
                <w:szCs w:val="20"/>
                <w:rtl w:val="0"/>
              </w:rPr>
              <w:t xml:space="preserve">Autenticação e perfis de acesso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22">
            <w:pPr>
              <w:spacing w:after="0" w:line="240" w:lineRule="auto"/>
              <w:ind w:firstLine="0"/>
              <w:jc w:val="left"/>
              <w:rPr/>
            </w:pPr>
            <w:r w:rsidDel="00000000" w:rsidR="00000000" w:rsidRPr="00000000">
              <w:rPr>
                <w:sz w:val="20"/>
                <w:szCs w:val="20"/>
                <w:rtl w:val="0"/>
              </w:rPr>
              <w:t xml:space="preserve">Perfis distintos (advogado, pesquisador, cidadão) com possíveis diferenças de acesso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23">
            <w:pPr>
              <w:spacing w:after="0" w:line="240" w:lineRule="auto"/>
              <w:ind w:firstLine="0"/>
              <w:jc w:val="cente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4">
            <w:pPr>
              <w:spacing w:after="0" w:line="240" w:lineRule="auto"/>
              <w:ind w:firstLine="0"/>
              <w:jc w:val="center"/>
              <w:rPr/>
            </w:pPr>
            <w:r w:rsidDel="00000000" w:rsidR="00000000" w:rsidRPr="00000000">
              <w:rPr>
                <w:sz w:val="20"/>
                <w:szCs w:val="20"/>
                <w:rtl w:val="0"/>
              </w:rPr>
              <w:t xml:space="preserve">RF-SYS.02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5">
            <w:pPr>
              <w:spacing w:after="0" w:line="240" w:lineRule="auto"/>
              <w:ind w:firstLine="0"/>
              <w:jc w:val="left"/>
              <w:rPr/>
            </w:pPr>
            <w:r w:rsidDel="00000000" w:rsidR="00000000" w:rsidRPr="00000000">
              <w:rPr>
                <w:sz w:val="20"/>
                <w:szCs w:val="20"/>
                <w:rtl w:val="0"/>
              </w:rPr>
              <w:t xml:space="preserve">Monitoramento de Diários Oficiais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6">
            <w:pPr>
              <w:spacing w:after="0" w:line="240" w:lineRule="auto"/>
              <w:ind w:firstLine="0"/>
              <w:jc w:val="left"/>
              <w:rPr/>
            </w:pPr>
            <w:r w:rsidDel="00000000" w:rsidR="00000000" w:rsidRPr="00000000">
              <w:rPr>
                <w:sz w:val="20"/>
                <w:szCs w:val="20"/>
                <w:rtl w:val="0"/>
              </w:rPr>
              <w:t xml:space="preserve">Inserção automática de normas publicadas nos Diários Oficiais do município RJ, estado e União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7">
            <w:pPr>
              <w:spacing w:after="0" w:line="240" w:lineRule="auto"/>
              <w:ind w:firstLine="0"/>
              <w:jc w:val="cente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28">
            <w:pPr>
              <w:spacing w:after="0" w:line="240" w:lineRule="auto"/>
              <w:ind w:firstLine="0"/>
              <w:jc w:val="center"/>
              <w:rPr/>
            </w:pPr>
            <w:r w:rsidDel="00000000" w:rsidR="00000000" w:rsidRPr="00000000">
              <w:rPr>
                <w:sz w:val="20"/>
                <w:szCs w:val="20"/>
                <w:rtl w:val="0"/>
              </w:rPr>
              <w:t xml:space="preserve">RF-SYS.03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29">
            <w:pPr>
              <w:spacing w:after="0" w:line="240" w:lineRule="auto"/>
              <w:ind w:firstLine="0"/>
              <w:jc w:val="left"/>
              <w:rPr/>
            </w:pPr>
            <w:r w:rsidDel="00000000" w:rsidR="00000000" w:rsidRPr="00000000">
              <w:rPr>
                <w:sz w:val="20"/>
                <w:szCs w:val="20"/>
                <w:rtl w:val="0"/>
              </w:rPr>
              <w:t xml:space="preserve">Controle de vigência</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2A">
            <w:pPr>
              <w:spacing w:after="0" w:line="240" w:lineRule="auto"/>
              <w:ind w:firstLine="0"/>
              <w:jc w:val="left"/>
              <w:rPr/>
            </w:pPr>
            <w:r w:rsidDel="00000000" w:rsidR="00000000" w:rsidRPr="00000000">
              <w:rPr>
                <w:sz w:val="20"/>
                <w:szCs w:val="20"/>
                <w:rtl w:val="0"/>
              </w:rPr>
              <w:t xml:space="preserve">Manutenção do status de vigência atualizado, sinalizando revogações e alterações parciais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2B">
            <w:pPr>
              <w:spacing w:after="0" w:line="240" w:lineRule="auto"/>
              <w:ind w:firstLine="0"/>
              <w:jc w:val="cente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2C">
            <w:pPr>
              <w:spacing w:after="0" w:line="240" w:lineRule="auto"/>
              <w:ind w:firstLine="0"/>
              <w:jc w:val="center"/>
              <w:rPr/>
            </w:pPr>
            <w:r w:rsidDel="00000000" w:rsidR="00000000" w:rsidRPr="00000000">
              <w:rPr>
                <w:sz w:val="20"/>
                <w:szCs w:val="20"/>
                <w:rtl w:val="0"/>
              </w:rPr>
              <w:t xml:space="preserve">RF-SYS.04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D">
            <w:pPr>
              <w:spacing w:after="0" w:line="240" w:lineRule="auto"/>
              <w:ind w:firstLine="0"/>
              <w:jc w:val="left"/>
              <w:rPr/>
            </w:pPr>
            <w:r w:rsidDel="00000000" w:rsidR="00000000" w:rsidRPr="00000000">
              <w:rPr>
                <w:sz w:val="20"/>
                <w:szCs w:val="20"/>
                <w:rtl w:val="0"/>
              </w:rPr>
              <w:t xml:space="preserve">Auditabilidade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E">
            <w:pPr>
              <w:spacing w:after="0" w:line="240" w:lineRule="auto"/>
              <w:ind w:firstLine="0"/>
              <w:jc w:val="left"/>
              <w:rPr/>
            </w:pPr>
            <w:r w:rsidDel="00000000" w:rsidR="00000000" w:rsidRPr="00000000">
              <w:rPr>
                <w:sz w:val="20"/>
                <w:szCs w:val="20"/>
                <w:rtl w:val="0"/>
              </w:rPr>
              <w:t xml:space="preserve">Todas as consultas e classificações logadas para auditoria e melhoria contínua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F">
            <w:pPr>
              <w:spacing w:after="0" w:line="240" w:lineRule="auto"/>
              <w:ind w:firstLine="0"/>
              <w:jc w:val="center"/>
              <w:rPr/>
            </w:pPr>
            <w:r w:rsidDel="00000000" w:rsidR="00000000" w:rsidRPr="00000000">
              <w:rPr>
                <w:sz w:val="20"/>
                <w:szCs w:val="20"/>
                <w:rtl w:val="0"/>
              </w:rPr>
              <w:t xml:space="preserve">Média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0">
            <w:pPr>
              <w:spacing w:after="0" w:line="240" w:lineRule="auto"/>
              <w:ind w:firstLine="0"/>
              <w:jc w:val="center"/>
              <w:rPr/>
            </w:pPr>
            <w:r w:rsidDel="00000000" w:rsidR="00000000" w:rsidRPr="00000000">
              <w:rPr>
                <w:sz w:val="20"/>
                <w:szCs w:val="20"/>
                <w:rtl w:val="0"/>
              </w:rPr>
              <w:t xml:space="preserve">RF-SYS.05</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31">
            <w:pPr>
              <w:spacing w:after="0" w:line="240" w:lineRule="auto"/>
              <w:ind w:firstLine="0"/>
              <w:jc w:val="left"/>
              <w:rPr/>
            </w:pPr>
            <w:r w:rsidDel="00000000" w:rsidR="00000000" w:rsidRPr="00000000">
              <w:rPr>
                <w:sz w:val="20"/>
                <w:szCs w:val="20"/>
                <w:rtl w:val="0"/>
              </w:rPr>
              <w:t xml:space="preserve">Cobertura multiesfera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2">
            <w:pPr>
              <w:spacing w:after="0" w:line="240" w:lineRule="auto"/>
              <w:ind w:firstLine="0"/>
              <w:jc w:val="left"/>
              <w:rPr/>
            </w:pPr>
            <w:r w:rsidDel="00000000" w:rsidR="00000000" w:rsidRPr="00000000">
              <w:rPr>
                <w:sz w:val="20"/>
                <w:szCs w:val="20"/>
                <w:rtl w:val="0"/>
              </w:rPr>
              <w:t xml:space="preserve">Resultados contemplam simultaneamente normas municipais (RJ), estaduais (ALERJ) e federais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3">
            <w:pPr>
              <w:spacing w:after="0" w:line="240" w:lineRule="auto"/>
              <w:ind w:firstLine="0"/>
              <w:jc w:val="center"/>
              <w:rPr/>
            </w:pPr>
            <w:r w:rsidDel="00000000" w:rsidR="00000000" w:rsidRPr="00000000">
              <w:rPr>
                <w:sz w:val="20"/>
                <w:szCs w:val="20"/>
                <w:rtl w:val="0"/>
              </w:rPr>
              <w:t xml:space="preserve">Alta</w:t>
            </w:r>
            <w:r w:rsidDel="00000000" w:rsidR="00000000" w:rsidRPr="00000000">
              <w:rPr>
                <w:rtl w:val="0"/>
              </w:rPr>
            </w:r>
          </w:p>
        </w:tc>
      </w:tr>
    </w:tbl>
    <w:p w:rsidR="00000000" w:rsidDel="00000000" w:rsidP="00000000" w:rsidRDefault="00000000" w:rsidRPr="00000000" w14:paraId="00000134">
      <w:pPr>
        <w:spacing w:after="280" w:line="240" w:lineRule="auto"/>
        <w:ind w:firstLine="0"/>
        <w:rPr/>
      </w:pPr>
      <w:r w:rsidDel="00000000" w:rsidR="00000000" w:rsidRPr="00000000">
        <w:rPr>
          <w:rtl w:val="0"/>
        </w:rPr>
      </w:r>
    </w:p>
    <w:p w:rsidR="00000000" w:rsidDel="00000000" w:rsidP="00000000" w:rsidRDefault="00000000" w:rsidRPr="00000000" w14:paraId="00000135">
      <w:pPr>
        <w:spacing w:after="80" w:before="280" w:lineRule="auto"/>
        <w:ind w:firstLine="0"/>
        <w:rPr/>
      </w:pPr>
      <w:r w:rsidDel="00000000" w:rsidR="00000000" w:rsidRPr="00000000">
        <w:rPr>
          <w:b w:val="1"/>
          <w:bCs w:val="1"/>
          <w:color w:val="008542"/>
          <w:sz w:val="20"/>
          <w:szCs w:val="20"/>
          <w:rtl w:val="0"/>
        </w:rPr>
        <w:t xml:space="preserve">Tabela 10 — Requisitos Não Funcionais Transversais</w:t>
      </w:r>
      <w:r w:rsidDel="00000000" w:rsidR="00000000" w:rsidRPr="00000000">
        <w:rPr>
          <w:rtl w:val="0"/>
        </w:rPr>
      </w:r>
    </w:p>
    <w:tbl>
      <w:tblPr>
        <w:tblStyle w:val="Table10"/>
        <w:tblW w:w="9072.0" w:type="dxa"/>
        <w:jc w:val="left"/>
        <w:tblBorders>
          <w:top w:color="93c47d" w:space="0" w:sz="4" w:val="single"/>
          <w:left w:color="93c47d" w:space="0" w:sz="4" w:val="single"/>
          <w:bottom w:color="93c47d" w:space="0" w:sz="4" w:val="single"/>
          <w:right w:color="93c47d" w:space="0" w:sz="4" w:val="single"/>
          <w:insideH w:color="93c47d" w:space="0" w:sz="4" w:val="single"/>
          <w:insideV w:color="93c47d" w:space="0" w:sz="4" w:val="single"/>
        </w:tblBorders>
        <w:tblLayout w:type="fixed"/>
        <w:tblLook w:val="0400"/>
      </w:tblPr>
      <w:tblGrid>
        <w:gridCol w:w="1200"/>
        <w:gridCol w:w="2000"/>
        <w:gridCol w:w="4600"/>
        <w:gridCol w:w="1272"/>
        <w:tblGridChange w:id="0">
          <w:tblGrid>
            <w:gridCol w:w="1200"/>
            <w:gridCol w:w="2000"/>
            <w:gridCol w:w="4600"/>
            <w:gridCol w:w="1272"/>
          </w:tblGrid>
        </w:tblGridChange>
      </w:tblGrid>
      <w:tr>
        <w:trPr>
          <w:cantSplit w:val="0"/>
          <w:tblHeader w:val="0"/>
        </w:trPr>
        <w:tc>
          <w:tcPr>
            <w:shd w:fill="008542" w:val="clear"/>
            <w:tcMar>
              <w:top w:w="80.0" w:type="dxa"/>
              <w:left w:w="120.0" w:type="dxa"/>
              <w:bottom w:w="80.0" w:type="dxa"/>
              <w:right w:w="120.0" w:type="dxa"/>
            </w:tcMar>
          </w:tcPr>
          <w:p w:rsidR="00000000" w:rsidDel="00000000" w:rsidP="00000000" w:rsidRDefault="00000000" w:rsidRPr="00000000" w14:paraId="00000136">
            <w:pPr>
              <w:spacing w:after="0" w:line="240" w:lineRule="auto"/>
              <w:ind w:firstLine="0"/>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137">
            <w:pPr>
              <w:spacing w:after="0" w:line="240" w:lineRule="auto"/>
              <w:ind w:firstLine="0"/>
              <w:jc w:val="center"/>
              <w:rPr/>
            </w:pPr>
            <w:r w:rsidDel="00000000" w:rsidR="00000000" w:rsidRPr="00000000">
              <w:rPr>
                <w:b w:val="1"/>
                <w:bCs w:val="1"/>
                <w:color w:val="ffffff"/>
                <w:sz w:val="20"/>
                <w:szCs w:val="20"/>
                <w:rtl w:val="0"/>
              </w:rPr>
              <w:t xml:space="preserve">Requisito</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138">
            <w:pPr>
              <w:spacing w:after="0" w:line="240" w:lineRule="auto"/>
              <w:ind w:firstLine="0"/>
              <w:jc w:val="center"/>
              <w:rPr/>
            </w:pPr>
            <w:r w:rsidDel="00000000" w:rsidR="00000000" w:rsidRPr="00000000">
              <w:rPr>
                <w:b w:val="1"/>
                <w:bCs w:val="1"/>
                <w:color w:val="ffffff"/>
                <w:sz w:val="20"/>
                <w:szCs w:val="20"/>
                <w:rtl w:val="0"/>
              </w:rPr>
              <w:t xml:space="preserve">Descrição</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139">
            <w:pPr>
              <w:spacing w:after="0" w:line="240" w:lineRule="auto"/>
              <w:ind w:firstLine="0"/>
              <w:jc w:val="center"/>
              <w:rPr/>
            </w:pPr>
            <w:r w:rsidDel="00000000" w:rsidR="00000000" w:rsidRPr="00000000">
              <w:rPr>
                <w:b w:val="1"/>
                <w:bCs w:val="1"/>
                <w:color w:val="ffffff"/>
                <w:sz w:val="20"/>
                <w:szCs w:val="20"/>
                <w:rtl w:val="0"/>
              </w:rPr>
              <w:t xml:space="preserve">Prioridade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3A">
            <w:pPr>
              <w:spacing w:after="0" w:line="240" w:lineRule="auto"/>
              <w:ind w:firstLine="0"/>
              <w:jc w:val="center"/>
              <w:rPr/>
            </w:pPr>
            <w:r w:rsidDel="00000000" w:rsidR="00000000" w:rsidRPr="00000000">
              <w:rPr>
                <w:sz w:val="20"/>
                <w:szCs w:val="20"/>
                <w:rtl w:val="0"/>
              </w:rPr>
              <w:t xml:space="preserve">RNF-SYS.01</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3B">
            <w:pPr>
              <w:spacing w:after="0" w:line="240" w:lineRule="auto"/>
              <w:ind w:firstLine="0"/>
              <w:jc w:val="left"/>
              <w:rPr/>
            </w:pPr>
            <w:r w:rsidDel="00000000" w:rsidR="00000000" w:rsidRPr="00000000">
              <w:rPr>
                <w:sz w:val="20"/>
                <w:szCs w:val="20"/>
                <w:rtl w:val="0"/>
              </w:rPr>
              <w:t xml:space="preserve">Segurança e privacidade</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3C">
            <w:pPr>
              <w:spacing w:after="0" w:line="240" w:lineRule="auto"/>
              <w:ind w:firstLine="0"/>
              <w:jc w:val="left"/>
              <w:rPr/>
            </w:pPr>
            <w:r w:rsidDel="00000000" w:rsidR="00000000" w:rsidRPr="00000000">
              <w:rPr>
                <w:sz w:val="20"/>
                <w:szCs w:val="20"/>
                <w:rtl w:val="0"/>
              </w:rPr>
              <w:t xml:space="preserve">Consultas não compartilhadas nem usadas para treinamento sem consentimento explícito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3D">
            <w:pPr>
              <w:spacing w:after="0" w:line="240" w:lineRule="auto"/>
              <w:ind w:firstLine="0"/>
              <w:jc w:val="cente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E">
            <w:pPr>
              <w:spacing w:after="0" w:line="240" w:lineRule="auto"/>
              <w:ind w:firstLine="0"/>
              <w:jc w:val="center"/>
              <w:rPr/>
            </w:pPr>
            <w:r w:rsidDel="00000000" w:rsidR="00000000" w:rsidRPr="00000000">
              <w:rPr>
                <w:sz w:val="20"/>
                <w:szCs w:val="20"/>
                <w:rtl w:val="0"/>
              </w:rPr>
              <w:t xml:space="preserve">RNF-SYS.02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F">
            <w:pPr>
              <w:spacing w:after="0" w:line="240" w:lineRule="auto"/>
              <w:ind w:firstLine="0"/>
              <w:jc w:val="left"/>
              <w:rPr/>
            </w:pPr>
            <w:r w:rsidDel="00000000" w:rsidR="00000000" w:rsidRPr="00000000">
              <w:rPr>
                <w:sz w:val="20"/>
                <w:szCs w:val="20"/>
                <w:rtl w:val="0"/>
              </w:rPr>
              <w:t xml:space="preserve">Disponibilidade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0">
            <w:pPr>
              <w:spacing w:after="0" w:line="240" w:lineRule="auto"/>
              <w:ind w:firstLine="0"/>
              <w:jc w:val="left"/>
              <w:rPr/>
            </w:pPr>
            <w:r w:rsidDel="00000000" w:rsidR="00000000" w:rsidRPr="00000000">
              <w:rPr>
                <w:sz w:val="20"/>
                <w:szCs w:val="20"/>
                <w:rtl w:val="0"/>
              </w:rPr>
              <w:t xml:space="preserve">Disponibilidade mínima de 99% em horário comercial (07h-22h, horário de Brasília)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1">
            <w:pPr>
              <w:spacing w:after="0" w:line="240" w:lineRule="auto"/>
              <w:ind w:firstLine="0"/>
              <w:jc w:val="cente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42">
            <w:pPr>
              <w:spacing w:after="0" w:line="240" w:lineRule="auto"/>
              <w:ind w:firstLine="0"/>
              <w:jc w:val="center"/>
              <w:rPr/>
            </w:pPr>
            <w:r w:rsidDel="00000000" w:rsidR="00000000" w:rsidRPr="00000000">
              <w:rPr>
                <w:sz w:val="20"/>
                <w:szCs w:val="20"/>
                <w:rtl w:val="0"/>
              </w:rPr>
              <w:t xml:space="preserve">RNF-SYS.03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43">
            <w:pPr>
              <w:spacing w:after="0" w:line="240" w:lineRule="auto"/>
              <w:ind w:firstLine="0"/>
              <w:jc w:val="left"/>
              <w:rPr/>
            </w:pPr>
            <w:r w:rsidDel="00000000" w:rsidR="00000000" w:rsidRPr="00000000">
              <w:rPr>
                <w:sz w:val="20"/>
                <w:szCs w:val="20"/>
                <w:rtl w:val="0"/>
              </w:rPr>
              <w:t xml:space="preserve">Observabilidade</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44">
            <w:pPr>
              <w:spacing w:after="0" w:line="240" w:lineRule="auto"/>
              <w:ind w:firstLine="0"/>
              <w:jc w:val="left"/>
              <w:rPr/>
            </w:pPr>
            <w:r w:rsidDel="00000000" w:rsidR="00000000" w:rsidRPr="00000000">
              <w:rPr>
                <w:sz w:val="20"/>
                <w:szCs w:val="20"/>
                <w:rtl w:val="0"/>
              </w:rPr>
              <w:t xml:space="preserve">Exposição de métricas de latência, acurácia e cobertura do corpus em painel interno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45">
            <w:pPr>
              <w:spacing w:after="0" w:line="240" w:lineRule="auto"/>
              <w:ind w:firstLine="0"/>
              <w:jc w:val="center"/>
              <w:rPr/>
            </w:pPr>
            <w:r w:rsidDel="00000000" w:rsidR="00000000" w:rsidRPr="00000000">
              <w:rPr>
                <w:sz w:val="20"/>
                <w:szCs w:val="20"/>
                <w:rtl w:val="0"/>
              </w:rPr>
              <w:t xml:space="preserve">Média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6">
            <w:pPr>
              <w:spacing w:after="0" w:line="240" w:lineRule="auto"/>
              <w:ind w:firstLine="0"/>
              <w:jc w:val="center"/>
              <w:rPr/>
            </w:pPr>
            <w:r w:rsidDel="00000000" w:rsidR="00000000" w:rsidRPr="00000000">
              <w:rPr>
                <w:sz w:val="20"/>
                <w:szCs w:val="20"/>
                <w:rtl w:val="0"/>
              </w:rPr>
              <w:t xml:space="preserve">RNF-SYS.04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7">
            <w:pPr>
              <w:spacing w:after="0" w:line="240" w:lineRule="auto"/>
              <w:ind w:firstLine="0"/>
              <w:jc w:val="left"/>
              <w:rPr/>
            </w:pPr>
            <w:r w:rsidDel="00000000" w:rsidR="00000000" w:rsidRPr="00000000">
              <w:rPr>
                <w:sz w:val="20"/>
                <w:szCs w:val="20"/>
                <w:rtl w:val="0"/>
              </w:rPr>
              <w:t xml:space="preserve">Expansibilidade geográfica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8">
            <w:pPr>
              <w:spacing w:after="0" w:line="240" w:lineRule="auto"/>
              <w:ind w:firstLine="0"/>
              <w:jc w:val="left"/>
              <w:rPr/>
            </w:pPr>
            <w:r w:rsidDel="00000000" w:rsidR="00000000" w:rsidRPr="00000000">
              <w:rPr>
                <w:sz w:val="20"/>
                <w:szCs w:val="20"/>
                <w:rtl w:val="0"/>
              </w:rPr>
              <w:t xml:space="preserve">Arquitetura permite adição de novos municípios fluminenses com impacto mínimo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9">
            <w:pPr>
              <w:spacing w:after="0" w:line="240" w:lineRule="auto"/>
              <w:ind w:firstLine="0"/>
              <w:jc w:val="center"/>
              <w:rPr/>
            </w:pPr>
            <w:r w:rsidDel="00000000" w:rsidR="00000000" w:rsidRPr="00000000">
              <w:rPr>
                <w:sz w:val="20"/>
                <w:szCs w:val="20"/>
                <w:rtl w:val="0"/>
              </w:rPr>
              <w:t xml:space="preserve">Média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A">
            <w:pPr>
              <w:spacing w:after="0" w:line="240" w:lineRule="auto"/>
              <w:ind w:firstLine="0"/>
              <w:jc w:val="center"/>
              <w:rPr/>
            </w:pPr>
            <w:r w:rsidDel="00000000" w:rsidR="00000000" w:rsidRPr="00000000">
              <w:rPr>
                <w:sz w:val="20"/>
                <w:szCs w:val="20"/>
                <w:rtl w:val="0"/>
              </w:rPr>
              <w:t xml:space="preserve">RNF-SYS.05</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4B">
            <w:pPr>
              <w:spacing w:after="0" w:line="240" w:lineRule="auto"/>
              <w:ind w:firstLine="0"/>
              <w:jc w:val="left"/>
              <w:rPr/>
            </w:pPr>
            <w:r w:rsidDel="00000000" w:rsidR="00000000" w:rsidRPr="00000000">
              <w:rPr>
                <w:sz w:val="20"/>
                <w:szCs w:val="20"/>
                <w:rtl w:val="0"/>
              </w:rPr>
              <w:t xml:space="preserve">Cobertura do corpus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C">
            <w:pPr>
              <w:spacing w:after="0" w:line="240" w:lineRule="auto"/>
              <w:ind w:firstLine="0"/>
              <w:jc w:val="left"/>
              <w:rPr/>
            </w:pPr>
            <w:r w:rsidDel="00000000" w:rsidR="00000000" w:rsidRPr="00000000">
              <w:rPr>
                <w:sz w:val="20"/>
                <w:szCs w:val="20"/>
                <w:rtl w:val="0"/>
              </w:rPr>
              <w:t xml:space="preserve">Corpus inicial cobre 100% das leis municipais digitalizadas do RJ, ALERJ e federal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D">
            <w:pPr>
              <w:spacing w:after="0" w:line="240" w:lineRule="auto"/>
              <w:ind w:firstLine="0"/>
              <w:jc w:val="center"/>
              <w:rPr/>
            </w:pPr>
            <w:r w:rsidDel="00000000" w:rsidR="00000000" w:rsidRPr="00000000">
              <w:rPr>
                <w:sz w:val="20"/>
                <w:szCs w:val="20"/>
                <w:rtl w:val="0"/>
              </w:rPr>
              <w:t xml:space="preserve">Alta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E">
            <w:pPr>
              <w:spacing w:after="0" w:line="240" w:lineRule="auto"/>
              <w:ind w:firstLine="0"/>
              <w:jc w:val="center"/>
              <w:rPr/>
            </w:pPr>
            <w:r w:rsidDel="00000000" w:rsidR="00000000" w:rsidRPr="00000000">
              <w:rPr>
                <w:sz w:val="20"/>
                <w:szCs w:val="20"/>
                <w:rtl w:val="0"/>
              </w:rPr>
              <w:t xml:space="preserve">RNF-SYS.06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F">
            <w:pPr>
              <w:spacing w:after="0" w:line="240" w:lineRule="auto"/>
              <w:ind w:firstLine="0"/>
              <w:jc w:val="left"/>
              <w:rPr/>
            </w:pPr>
            <w:r w:rsidDel="00000000" w:rsidR="00000000" w:rsidRPr="00000000">
              <w:rPr>
                <w:sz w:val="20"/>
                <w:szCs w:val="20"/>
                <w:rtl w:val="0"/>
              </w:rPr>
              <w:t xml:space="preserve">Atualização do corpus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0">
            <w:pPr>
              <w:spacing w:after="0" w:line="240" w:lineRule="auto"/>
              <w:ind w:firstLine="0"/>
              <w:jc w:val="left"/>
              <w:rPr/>
            </w:pPr>
            <w:r w:rsidDel="00000000" w:rsidR="00000000" w:rsidRPr="00000000">
              <w:rPr>
                <w:sz w:val="20"/>
                <w:szCs w:val="20"/>
                <w:rtl w:val="0"/>
              </w:rPr>
              <w:t xml:space="preserve">Índice normativo atualizado em até 48h após publicação nos Diários Oficiais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1">
            <w:pPr>
              <w:spacing w:after="0" w:line="240" w:lineRule="auto"/>
              <w:ind w:firstLine="0"/>
              <w:jc w:val="center"/>
              <w:rPr/>
            </w:pPr>
            <w:r w:rsidDel="00000000" w:rsidR="00000000" w:rsidRPr="00000000">
              <w:rPr>
                <w:sz w:val="20"/>
                <w:szCs w:val="20"/>
                <w:rtl w:val="0"/>
              </w:rPr>
              <w:t xml:space="preserve">Média</w:t>
            </w:r>
            <w:r w:rsidDel="00000000" w:rsidR="00000000" w:rsidRPr="00000000">
              <w:rPr>
                <w:rtl w:val="0"/>
              </w:rPr>
            </w:r>
          </w:p>
        </w:tc>
      </w:tr>
    </w:tbl>
    <w:p w:rsidR="00000000" w:rsidDel="00000000" w:rsidP="00000000" w:rsidRDefault="00000000" w:rsidRPr="00000000" w14:paraId="00000152">
      <w:pPr>
        <w:spacing w:after="280" w:line="240" w:lineRule="auto"/>
        <w:ind w:firstLine="0"/>
        <w:rPr/>
      </w:pPr>
      <w:r w:rsidDel="00000000" w:rsidR="00000000" w:rsidRPr="00000000">
        <w:rPr>
          <w:rtl w:val="0"/>
        </w:rPr>
      </w:r>
    </w:p>
    <w:p w:rsidR="00000000" w:rsidDel="00000000" w:rsidP="00000000" w:rsidRDefault="00000000" w:rsidRPr="00000000" w14:paraId="00000153">
      <w:pPr>
        <w:pStyle w:val="Heading2"/>
        <w:spacing w:after="60" w:before="120" w:lineRule="auto"/>
        <w:ind w:firstLine="0"/>
        <w:rPr/>
      </w:pPr>
      <w:bookmarkStart w:colFirst="0" w:colLast="0" w:name="_heading=h.prglsmy6n7nx" w:id="16"/>
      <w:bookmarkEnd w:id="16"/>
      <w:r w:rsidDel="00000000" w:rsidR="00000000" w:rsidRPr="00000000">
        <w:rPr>
          <w:rtl w:val="0"/>
        </w:rPr>
        <w:t xml:space="preserve">2.4 Transparência, Explicabilidade e Confiabilidade</w:t>
      </w:r>
    </w:p>
    <w:p w:rsidR="00000000" w:rsidDel="00000000" w:rsidP="00000000" w:rsidRDefault="00000000" w:rsidRPr="00000000" w14:paraId="00000154">
      <w:pPr>
        <w:spacing w:after="60" w:before="120" w:lineRule="auto"/>
        <w:ind w:left="0" w:firstLine="0"/>
        <w:rPr/>
      </w:pPr>
      <w:r w:rsidDel="00000000" w:rsidR="00000000" w:rsidRPr="00000000">
        <w:rPr>
          <w:b w:val="1"/>
          <w:bCs w:val="1"/>
          <w:sz w:val="26"/>
          <w:szCs w:val="26"/>
          <w:rtl w:val="0"/>
        </w:rPr>
        <w:tab/>
      </w:r>
      <w:r w:rsidDel="00000000" w:rsidR="00000000" w:rsidRPr="00000000">
        <w:rPr>
          <w:b w:val="1"/>
          <w:bCs w:val="1"/>
          <w:color w:val="008542"/>
          <w:rtl w:val="0"/>
        </w:rPr>
        <w:t xml:space="preserve">Inteligibilidade global e local.</w:t>
      </w:r>
      <w:r w:rsidDel="00000000" w:rsidR="00000000" w:rsidRPr="00000000">
        <w:rPr>
          <w:b w:val="1"/>
          <w:bCs w:val="1"/>
          <w:rtl w:val="0"/>
        </w:rPr>
        <w:t xml:space="preserve"> </w:t>
      </w:r>
      <w:r w:rsidDel="00000000" w:rsidR="00000000" w:rsidRPr="00000000">
        <w:rPr>
          <w:rtl w:val="0"/>
        </w:rPr>
        <w:t xml:space="preserve">No plano global, o Painel de Transparência do protótipo publica os critérios de ranqueamento e seus pesos (similaridade semântica, 60%; hierarquia normativa, 25%; vigência e atualidade, 15%), tornando inspecionável o modo como os resultados são ordenados. No plano local, cada resultado exibe o percentual de relevância, os dispositivos específicos (artigos e incisos), o trecho destacado, o link para a fonte oficial e as normas relacionadas entre esferas, permitindo ver por que uma norma aparece e como ela se conecta. Distinguem-se, assim, a explicabilidade técnica do sistema e a interpretabilidade voltada ao usuário, ambas atendidas pela exposição de critérios e trechos.</w:t>
      </w:r>
    </w:p>
    <w:p w:rsidR="00000000" w:rsidDel="00000000" w:rsidP="00000000" w:rsidRDefault="00000000" w:rsidRPr="00000000" w14:paraId="00000155">
      <w:pPr>
        <w:spacing w:after="60" w:before="120" w:lineRule="auto"/>
        <w:ind w:left="0" w:firstLine="0"/>
        <w:rPr/>
      </w:pPr>
      <w:r w:rsidDel="00000000" w:rsidR="00000000" w:rsidRPr="00000000">
        <w:rPr>
          <w:rtl w:val="0"/>
        </w:rPr>
        <w:tab/>
      </w:r>
      <w:r w:rsidDel="00000000" w:rsidR="00000000" w:rsidRPr="00000000">
        <w:rPr>
          <w:b w:val="1"/>
          <w:bCs w:val="1"/>
          <w:color w:val="008542"/>
          <w:rtl w:val="0"/>
        </w:rPr>
        <w:t xml:space="preserve">Indicador de confiança.</w:t>
      </w:r>
      <w:r w:rsidDel="00000000" w:rsidR="00000000" w:rsidRPr="00000000">
        <w:rPr>
          <w:b w:val="1"/>
          <w:bCs w:val="1"/>
          <w:rtl w:val="0"/>
        </w:rPr>
        <w:t xml:space="preserve"> </w:t>
      </w:r>
      <w:r w:rsidDel="00000000" w:rsidR="00000000" w:rsidRPr="00000000">
        <w:rPr>
          <w:rtl w:val="0"/>
        </w:rPr>
        <w:t xml:space="preserve">Cada resultado carrega um percentual de relevância e um alerta explícito de lacuna quando nada supera 70%, recomendando verificação jurisprudencial. O indicador de confiança opera, portanto, já na busca (UC-01), e não apenas no mapeamento de lacunas (UC-02). Como decisão, os limiares numéricos devem ser calibrados empiricamente com especialistas.</w:t>
      </w:r>
    </w:p>
    <w:p w:rsidR="00000000" w:rsidDel="00000000" w:rsidP="00000000" w:rsidRDefault="00000000" w:rsidRPr="00000000" w14:paraId="00000156">
      <w:pPr>
        <w:spacing w:after="60" w:before="120" w:lineRule="auto"/>
        <w:ind w:left="0" w:firstLine="0"/>
        <w:rPr/>
      </w:pPr>
      <w:r w:rsidDel="00000000" w:rsidR="00000000" w:rsidRPr="00000000">
        <w:rPr>
          <w:rtl w:val="0"/>
        </w:rPr>
        <w:tab/>
      </w:r>
      <w:r w:rsidDel="00000000" w:rsidR="00000000" w:rsidRPr="00000000">
        <w:rPr>
          <w:b w:val="1"/>
          <w:bCs w:val="1"/>
          <w:color w:val="008542"/>
          <w:rtl w:val="0"/>
        </w:rPr>
        <w:t xml:space="preserve">Sinalização explícita de uso de IA.</w:t>
      </w:r>
      <w:r w:rsidDel="00000000" w:rsidR="00000000" w:rsidRPr="00000000">
        <w:rPr>
          <w:b w:val="1"/>
          <w:bCs w:val="1"/>
          <w:rtl w:val="0"/>
        </w:rPr>
        <w:t xml:space="preserve"> </w:t>
      </w:r>
      <w:r w:rsidDel="00000000" w:rsidR="00000000" w:rsidRPr="00000000">
        <w:rPr>
          <w:rtl w:val="0"/>
        </w:rPr>
        <w:t xml:space="preserve">A interface nomeia o uso de NLP e LLM (no subtítulo e na tela de processamento) e adverte que o sistema pode cometer erros, atendendo ao requisito de informar ao usuário que ele interage com um sistema de IA e quais são seus limites.</w:t>
      </w:r>
    </w:p>
    <w:p w:rsidR="00000000" w:rsidDel="00000000" w:rsidP="00000000" w:rsidRDefault="00000000" w:rsidRPr="00000000" w14:paraId="00000157">
      <w:pPr>
        <w:spacing w:after="60" w:before="120" w:lineRule="auto"/>
        <w:ind w:left="0" w:firstLine="0"/>
        <w:rPr/>
      </w:pPr>
      <w:r w:rsidDel="00000000" w:rsidR="00000000" w:rsidRPr="00000000">
        <w:rPr>
          <w:rtl w:val="0"/>
        </w:rPr>
        <w:tab/>
      </w:r>
      <w:r w:rsidDel="00000000" w:rsidR="00000000" w:rsidRPr="00000000">
        <w:rPr>
          <w:b w:val="1"/>
          <w:bCs w:val="1"/>
          <w:color w:val="008542"/>
          <w:rtl w:val="0"/>
        </w:rPr>
        <w:t xml:space="preserve">Combate às ilusões de compreensão.</w:t>
      </w:r>
      <w:r w:rsidDel="00000000" w:rsidR="00000000" w:rsidRPr="00000000">
        <w:rPr>
          <w:b w:val="1"/>
          <w:bCs w:val="1"/>
          <w:color w:val="008542"/>
          <w:rtl w:val="0"/>
        </w:rPr>
        <w:t xml:space="preserve"> </w:t>
      </w:r>
      <w:r w:rsidDel="00000000" w:rsidR="00000000" w:rsidRPr="00000000">
        <w:rPr>
          <w:rtl w:val="0"/>
        </w:rPr>
        <w:t xml:space="preserve">Quanto à ilusão de profundidade, o protótipo sempre exibe dispositivos e trechos, evitando a sensação de compreender sem ler a norma; quanto à de amplitude, o alerta de lacuna e a sinalização de cobertura evitam supor que o corpus é exaustivo; quanto à de objetividade, a publicação dos critérios e o princípio de não emissão de opinião. </w:t>
      </w:r>
      <w:r w:rsidDel="00000000" w:rsidR="00000000" w:rsidRPr="00000000">
        <w:rPr>
          <w:rtl w:val="0"/>
        </w:rPr>
      </w:r>
    </w:p>
    <w:p w:rsidR="00000000" w:rsidDel="00000000" w:rsidP="00000000" w:rsidRDefault="00000000" w:rsidRPr="00000000" w14:paraId="00000158">
      <w:pPr>
        <w:spacing w:after="60" w:before="120" w:lineRule="auto"/>
        <w:ind w:left="0" w:firstLine="0"/>
        <w:rPr/>
      </w:pPr>
      <w:r w:rsidDel="00000000" w:rsidR="00000000" w:rsidRPr="00000000">
        <w:rPr>
          <w:rtl w:val="0"/>
        </w:rPr>
        <w:tab/>
      </w:r>
      <w:r w:rsidDel="00000000" w:rsidR="00000000" w:rsidRPr="00000000">
        <w:rPr>
          <w:b w:val="1"/>
          <w:bCs w:val="1"/>
          <w:color w:val="008542"/>
          <w:rtl w:val="0"/>
        </w:rPr>
        <w:t xml:space="preserve">Rastreabilidade. </w:t>
      </w:r>
      <w:r w:rsidDel="00000000" w:rsidR="00000000" w:rsidRPr="00000000">
        <w:rPr>
          <w:rtl w:val="0"/>
        </w:rPr>
        <w:t xml:space="preserve">Cada resultado inclui identificação completa e link para a fonte oficial, e cada relação cita o dispositivo exato, base da interpretabilidade, já bem coberta no protótipo. Como evolução, propõe-se um cartão de proveniência por resultado (versão do modelo, versão do corpus e data).</w:t>
      </w:r>
    </w:p>
    <w:p w:rsidR="00000000" w:rsidDel="00000000" w:rsidP="00000000" w:rsidRDefault="00000000" w:rsidRPr="00000000" w14:paraId="00000159">
      <w:pPr>
        <w:pStyle w:val="Heading2"/>
        <w:spacing w:after="60" w:before="120" w:lineRule="auto"/>
        <w:ind w:firstLine="0"/>
        <w:rPr/>
      </w:pPr>
      <w:bookmarkStart w:colFirst="0" w:colLast="0" w:name="_heading=h.u1cpj9rctm22" w:id="17"/>
      <w:bookmarkEnd w:id="17"/>
      <w:r w:rsidDel="00000000" w:rsidR="00000000" w:rsidRPr="00000000">
        <w:rPr>
          <w:rtl w:val="0"/>
        </w:rPr>
        <w:t xml:space="preserve">2.5 Responsabilidade Social e Governança</w:t>
      </w:r>
    </w:p>
    <w:p w:rsidR="00000000" w:rsidDel="00000000" w:rsidP="00000000" w:rsidRDefault="00000000" w:rsidRPr="00000000" w14:paraId="0000015A">
      <w:pPr>
        <w:spacing w:after="60" w:before="120" w:lineRule="auto"/>
        <w:ind w:left="0" w:firstLine="0"/>
        <w:rPr/>
      </w:pPr>
      <w:r w:rsidDel="00000000" w:rsidR="00000000" w:rsidRPr="00000000">
        <w:rPr>
          <w:b w:val="1"/>
          <w:bCs w:val="1"/>
          <w:sz w:val="26"/>
          <w:szCs w:val="26"/>
          <w:rtl w:val="0"/>
        </w:rPr>
        <w:tab/>
      </w:r>
      <w:r w:rsidDel="00000000" w:rsidR="00000000" w:rsidRPr="00000000">
        <w:rPr>
          <w:b w:val="1"/>
          <w:bCs w:val="1"/>
          <w:color w:val="008542"/>
          <w:rtl w:val="0"/>
        </w:rPr>
        <w:t xml:space="preserve">Classificação de risco</w:t>
      </w:r>
      <w:r w:rsidDel="00000000" w:rsidR="00000000" w:rsidRPr="00000000">
        <w:rPr>
          <w:b w:val="1"/>
          <w:bCs w:val="1"/>
          <w:color w:val="008542"/>
          <w:vertAlign w:val="superscript"/>
        </w:rPr>
        <w:footnoteReference w:customMarkFollows="0" w:id="5"/>
      </w:r>
      <w:sdt>
        <w:sdtPr>
          <w:id w:val="-186194638"/>
          <w:tag w:val="goog_rdk_1"/>
        </w:sdtPr>
        <w:sdtContent>
          <w:ins w:author="Wallace Albertini" w:id="1" w:date="2026-07-10T23:23:59Z">
            <w:r w:rsidDel="00000000" w:rsidR="00000000" w:rsidRPr="00000000">
              <w:rPr>
                <w:b w:val="1"/>
                <w:bCs w:val="1"/>
                <w:color w:val="008542"/>
                <w:rtl w:val="0"/>
              </w:rPr>
              <w:t xml:space="preserve"> [3]</w:t>
            </w:r>
          </w:ins>
        </w:sdtContent>
      </w:sdt>
      <w:r w:rsidDel="00000000" w:rsidR="00000000" w:rsidRPr="00000000">
        <w:rPr>
          <w:b w:val="1"/>
          <w:bCs w:val="1"/>
          <w:color w:val="008542"/>
          <w:rtl w:val="0"/>
        </w:rPr>
        <w:t xml:space="preserve">.</w:t>
      </w:r>
      <w:r w:rsidDel="00000000" w:rsidR="00000000" w:rsidRPr="00000000">
        <w:rPr>
          <w:b w:val="1"/>
          <w:bCs w:val="1"/>
          <w:rtl w:val="0"/>
        </w:rPr>
        <w:t xml:space="preserve"> </w:t>
      </w:r>
      <w:r w:rsidDel="00000000" w:rsidR="00000000" w:rsidRPr="00000000">
        <w:rPr>
          <w:rtl w:val="0"/>
        </w:rPr>
        <w:t xml:space="preserve">Como decisão conservadora, o projeto posiciona-se como sistema de alto risco, por apoiar decisões com efeitos sobre direitos, assumindo as obrigações correspondentes: transparência, supervisão humana, documentação técnica e monitoramento pós-implantação.</w:t>
      </w:r>
    </w:p>
    <w:p w:rsidR="00000000" w:rsidDel="00000000" w:rsidP="00000000" w:rsidRDefault="00000000" w:rsidRPr="00000000" w14:paraId="0000015B">
      <w:pPr>
        <w:spacing w:after="60" w:before="120" w:lineRule="auto"/>
        <w:ind w:left="0" w:firstLine="0"/>
        <w:rPr/>
      </w:pPr>
      <w:r w:rsidDel="00000000" w:rsidR="00000000" w:rsidRPr="00000000">
        <w:rPr>
          <w:rtl w:val="0"/>
        </w:rPr>
        <w:tab/>
      </w:r>
      <w:r w:rsidDel="00000000" w:rsidR="00000000" w:rsidRPr="00000000">
        <w:rPr>
          <w:b w:val="1"/>
          <w:bCs w:val="1"/>
          <w:color w:val="008542"/>
          <w:rtl w:val="0"/>
        </w:rPr>
        <w:t xml:space="preserve">Sete eixos para IA digna de confiança</w:t>
      </w:r>
      <w:r w:rsidDel="00000000" w:rsidR="00000000" w:rsidRPr="00000000">
        <w:rPr>
          <w:b w:val="1"/>
          <w:bCs w:val="1"/>
          <w:color w:val="008542"/>
          <w:vertAlign w:val="superscript"/>
        </w:rPr>
        <w:footnoteReference w:customMarkFollows="0" w:id="6"/>
      </w:r>
      <w:sdt>
        <w:sdtPr>
          <w:id w:val="-1132634178"/>
          <w:tag w:val="goog_rdk_2"/>
        </w:sdtPr>
        <w:sdtContent>
          <w:ins w:author="Wallace Albertini" w:id="2" w:date="2026-07-10T23:23:49Z">
            <w:r w:rsidDel="00000000" w:rsidR="00000000" w:rsidRPr="00000000">
              <w:rPr>
                <w:b w:val="1"/>
                <w:bCs w:val="1"/>
                <w:color w:val="008542"/>
                <w:rtl w:val="0"/>
              </w:rPr>
              <w:t xml:space="preserve"> [5]</w:t>
            </w:r>
          </w:ins>
        </w:sdtContent>
      </w:sdt>
      <w:r w:rsidDel="00000000" w:rsidR="00000000" w:rsidRPr="00000000">
        <w:rPr>
          <w:b w:val="1"/>
          <w:bCs w:val="1"/>
          <w:color w:val="008542"/>
          <w:rtl w:val="0"/>
        </w:rPr>
        <w:t xml:space="preserve">.</w:t>
      </w:r>
      <w:r w:rsidDel="00000000" w:rsidR="00000000" w:rsidRPr="00000000">
        <w:rPr>
          <w:b w:val="1"/>
          <w:bCs w:val="1"/>
          <w:rtl w:val="0"/>
        </w:rPr>
        <w:t xml:space="preserve"> </w:t>
      </w:r>
      <w:r w:rsidDel="00000000" w:rsidR="00000000" w:rsidRPr="00000000">
        <w:rPr>
          <w:rtl w:val="0"/>
        </w:rPr>
        <w:t xml:space="preserve">Organizando os requisitos em torno dos sete eixos: (1) agência e supervisão humana: não emissão de opinião e validação humana obrigatória para uso processual; (2) robustez técnica e segurança: requisito a desenvolver, com testes adversariais e red team em cenários jurídicos; (3) privacidade e governança de dados: consultas não usadas para treino sem consentimento e anonimização (já no canal de Ouvidoria), com RIPD/DPIA conforme a LGPD como decisão; (4) transparência: painel de critérios e sinalização de uso de IA, já no protótipo; (5) diversidade, não discriminação e isonomia: categoria de viés ou discriminação no canal de Ouvidoria (já no protótipo) e monitoramento por subgrupo como decisão; (6) bem-estar social e ambiental: estimativa de consumo de energia (kWh) e de emissão (gCO2) exibida no Painel e no cabeçalho (já no protótipo), com política de menor modelo adequado e cache; (7) responsabilização: Ouvidoria com SLA e painel de acompanhamento (já no protótipo) e cadeia de papéis (curadoria, operação, governança ética e auditoria) como decisão.</w:t>
      </w:r>
    </w:p>
    <w:p w:rsidR="00000000" w:rsidDel="00000000" w:rsidP="00000000" w:rsidRDefault="00000000" w:rsidRPr="00000000" w14:paraId="0000015C">
      <w:pPr>
        <w:rPr/>
      </w:pPr>
      <w:r w:rsidDel="00000000" w:rsidR="00000000" w:rsidRPr="00000000">
        <w:rPr>
          <w:b w:val="1"/>
          <w:bCs w:val="1"/>
          <w:color w:val="008542"/>
          <w:rtl w:val="0"/>
        </w:rPr>
        <w:t xml:space="preserve">Acessibilidade.</w:t>
      </w:r>
      <w:r w:rsidDel="00000000" w:rsidR="00000000" w:rsidRPr="00000000">
        <w:rPr>
          <w:b w:val="1"/>
          <w:bCs w:val="1"/>
          <w:rtl w:val="0"/>
        </w:rPr>
        <w:t xml:space="preserve"> </w:t>
      </w:r>
      <w:r w:rsidDel="00000000" w:rsidR="00000000" w:rsidRPr="00000000">
        <w:rPr>
          <w:rtl w:val="0"/>
        </w:rPr>
        <w:t xml:space="preserve">O protótipo oferece alto contraste, layout responsivo e modo cidadão guiado. Como meta, o projeto adota a conformidade WCAG 2.2 AA [4] e glossário integrado, com a acessibilidade também figurando como categoria própria no canal de Ouvidoria.</w:t>
      </w:r>
    </w:p>
    <w:p w:rsidR="00000000" w:rsidDel="00000000" w:rsidP="00000000" w:rsidRDefault="00000000" w:rsidRPr="00000000" w14:paraId="0000015D">
      <w:pPr>
        <w:rPr/>
      </w:pPr>
      <w:r w:rsidDel="00000000" w:rsidR="00000000" w:rsidRPr="00000000">
        <w:rPr>
          <w:b w:val="1"/>
          <w:bCs w:val="1"/>
          <w:color w:val="008542"/>
          <w:rtl w:val="0"/>
        </w:rPr>
        <w:t xml:space="preserve">Governança e Ouvidoria.</w:t>
      </w:r>
      <w:r w:rsidDel="00000000" w:rsidR="00000000" w:rsidRPr="00000000">
        <w:rPr>
          <w:b w:val="1"/>
          <w:bCs w:val="1"/>
          <w:rtl w:val="0"/>
        </w:rPr>
        <w:t xml:space="preserve"> </w:t>
      </w:r>
      <w:r w:rsidDel="00000000" w:rsidR="00000000" w:rsidRPr="00000000">
        <w:rPr>
          <w:rtl w:val="0"/>
        </w:rPr>
        <w:t xml:space="preserve">O canal de Ouvidoria, já presente no protótipo, registra erros e links quebrados, lacunas normativas, resultados incorretos, sugestões, viés e questões de acessibilidade, com prazos públicos de resposta (24, 48 e 96 horas), número de protocolo, anonimização dos dados e painel transparente de acompanhamento das ações, institucionalizando a participação contínua e as redes de responsabilização.</w:t>
      </w:r>
    </w:p>
    <w:p w:rsidR="00000000" w:rsidDel="00000000" w:rsidP="00000000" w:rsidRDefault="00000000" w:rsidRPr="00000000" w14:paraId="0000015E">
      <w:pPr>
        <w:rPr/>
      </w:pPr>
      <w:r w:rsidDel="00000000" w:rsidR="00000000" w:rsidRPr="00000000">
        <w:rPr>
          <w:b w:val="1"/>
          <w:bCs w:val="1"/>
          <w:color w:val="008542"/>
          <w:rtl w:val="0"/>
        </w:rPr>
        <w:t xml:space="preserve">Pontos em aberto. </w:t>
      </w:r>
      <w:r w:rsidDel="00000000" w:rsidR="00000000" w:rsidRPr="00000000">
        <w:rPr>
          <w:rtl w:val="0"/>
        </w:rPr>
        <w:t xml:space="preserve">O projeto evita o marketing usual de IA: assume que o ranqueamento embute juízo, reconhece o que ainda não foi resolvido, em especial o alinhamento atual da ferramenta mais às necessidades de juristas do que às de cidadãos e pesquisadores, e a necessidade de testes com usuários externos, e propõe um </w:t>
      </w:r>
      <w:r w:rsidDel="00000000" w:rsidR="00000000" w:rsidRPr="00000000">
        <w:rPr>
          <w:i w:val="1"/>
          <w:iCs w:val="1"/>
          <w:rtl w:val="0"/>
        </w:rPr>
        <w:t xml:space="preserve">changelog</w:t>
      </w:r>
      <w:r w:rsidDel="00000000" w:rsidR="00000000" w:rsidRPr="00000000">
        <w:rPr>
          <w:rtl w:val="0"/>
        </w:rPr>
        <w:t xml:space="preserve"> ético com erros reconhecidos e corrigidos.</w:t>
      </w:r>
    </w:p>
    <w:p w:rsidR="00000000" w:rsidDel="00000000" w:rsidP="00000000" w:rsidRDefault="00000000" w:rsidRPr="00000000" w14:paraId="0000015F">
      <w:pPr>
        <w:spacing w:after="60" w:before="120" w:lineRule="auto"/>
        <w:ind w:left="0" w:firstLine="0"/>
        <w:rPr/>
      </w:pPr>
      <w:r w:rsidDel="00000000" w:rsidR="00000000" w:rsidRPr="00000000">
        <w:rPr>
          <w:rtl w:val="0"/>
        </w:rPr>
        <w:tab/>
      </w:r>
    </w:p>
    <w:p w:rsidR="00000000" w:rsidDel="00000000" w:rsidP="00000000" w:rsidRDefault="00000000" w:rsidRPr="00000000" w14:paraId="00000160">
      <w:pPr>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spacing w:after="120" w:lineRule="auto"/>
        <w:ind w:firstLine="0"/>
        <w:jc w:val="left"/>
        <w:rPr/>
      </w:pPr>
      <w:bookmarkStart w:colFirst="0" w:colLast="0" w:name="_heading=h.9svfdfaf0q0k" w:id="18"/>
      <w:bookmarkEnd w:id="18"/>
      <w:r w:rsidDel="00000000" w:rsidR="00000000" w:rsidRPr="00000000">
        <w:rPr>
          <w:rtl w:val="0"/>
        </w:rPr>
        <w:t xml:space="preserve">3. Arquitetura da Solução</w:t>
      </w:r>
    </w:p>
    <w:p w:rsidR="00000000" w:rsidDel="00000000" w:rsidP="00000000" w:rsidRDefault="00000000" w:rsidRPr="00000000" w14:paraId="00000162">
      <w:pPr>
        <w:pStyle w:val="Heading2"/>
        <w:spacing w:after="120" w:before="360" w:lineRule="auto"/>
        <w:ind w:firstLine="0"/>
        <w:jc w:val="left"/>
        <w:rPr/>
      </w:pPr>
      <w:bookmarkStart w:colFirst="0" w:colLast="0" w:name="_heading=h.5f1n16f4qx28" w:id="19"/>
      <w:bookmarkEnd w:id="19"/>
      <w:r w:rsidDel="00000000" w:rsidR="00000000" w:rsidRPr="00000000">
        <w:rPr>
          <w:rtl w:val="0"/>
        </w:rPr>
        <w:t xml:space="preserve">3.1 Diagrama de Componentes</w:t>
      </w:r>
    </w:p>
    <w:p w:rsidR="00000000" w:rsidDel="00000000" w:rsidP="00000000" w:rsidRDefault="00000000" w:rsidRPr="00000000" w14:paraId="00000163">
      <w:pPr>
        <w:spacing w:after="120" w:before="360" w:lineRule="auto"/>
        <w:ind w:firstLine="0"/>
        <w:jc w:val="center"/>
        <w:rPr>
          <w:b w:val="1"/>
          <w:bCs w:val="1"/>
          <w:color w:val="008542"/>
          <w:sz w:val="26"/>
          <w:szCs w:val="26"/>
        </w:rPr>
      </w:pPr>
      <w:r w:rsidDel="00000000" w:rsidR="00000000" w:rsidRPr="00000000">
        <w:rPr>
          <w:b w:val="1"/>
          <w:bCs w:val="1"/>
          <w:color w:val="008542"/>
          <w:sz w:val="26"/>
          <w:szCs w:val="26"/>
        </w:rPr>
        <w:drawing>
          <wp:inline distB="114300" distT="114300" distL="114300" distR="114300">
            <wp:extent cx="5972175" cy="3035300"/>
            <wp:effectExtent b="0" l="0" r="0" t="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72175"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Style w:val="Heading2"/>
        <w:spacing w:after="120" w:before="360" w:lineRule="auto"/>
        <w:ind w:firstLine="0"/>
        <w:jc w:val="left"/>
        <w:rPr/>
      </w:pPr>
      <w:bookmarkStart w:colFirst="0" w:colLast="0" w:name="_heading=h.ayszm34iwsm" w:id="20"/>
      <w:bookmarkEnd w:id="20"/>
      <w:r w:rsidDel="00000000" w:rsidR="00000000" w:rsidRPr="00000000">
        <w:rPr>
          <w:rtl w:val="0"/>
        </w:rPr>
        <w:t xml:space="preserve">3.2 Fluxo de Consulta</w:t>
      </w:r>
    </w:p>
    <w:p w:rsidR="00000000" w:rsidDel="00000000" w:rsidP="00000000" w:rsidRDefault="00000000" w:rsidRPr="00000000" w14:paraId="00000165">
      <w:pPr>
        <w:spacing w:after="80" w:lineRule="auto"/>
        <w:ind w:left="283" w:hanging="283"/>
        <w:rPr/>
      </w:pPr>
      <w:r w:rsidDel="00000000" w:rsidR="00000000" w:rsidRPr="00000000">
        <w:rPr>
          <w:rtl w:val="0"/>
        </w:rPr>
        <w:t xml:space="preserve">Fluxo de consulta (→ sólido, 1–8)</w:t>
      </w:r>
    </w:p>
    <w:p w:rsidR="00000000" w:rsidDel="00000000" w:rsidP="00000000" w:rsidRDefault="00000000" w:rsidRPr="00000000" w14:paraId="00000166">
      <w:pPr>
        <w:numPr>
          <w:ilvl w:val="0"/>
          <w:numId w:val="10"/>
        </w:numPr>
        <w:spacing w:after="0" w:afterAutospacing="0" w:lineRule="auto"/>
        <w:ind w:left="720" w:hanging="360"/>
        <w:rPr>
          <w:u w:val="none"/>
        </w:rPr>
      </w:pPr>
      <w:r w:rsidDel="00000000" w:rsidR="00000000" w:rsidRPr="00000000">
        <w:rPr>
          <w:rtl w:val="0"/>
        </w:rPr>
        <w:t xml:space="preserve">Amazon API Gateway → AWS Lambda (query Handler)</w:t>
      </w:r>
    </w:p>
    <w:p w:rsidR="00000000" w:rsidDel="00000000" w:rsidP="00000000" w:rsidRDefault="00000000" w:rsidRPr="00000000" w14:paraId="00000167">
      <w:pPr>
        <w:numPr>
          <w:ilvl w:val="0"/>
          <w:numId w:val="10"/>
        </w:numPr>
        <w:spacing w:after="0" w:afterAutospacing="0" w:lineRule="auto"/>
        <w:ind w:left="720" w:hanging="360"/>
        <w:rPr>
          <w:u w:val="none"/>
        </w:rPr>
      </w:pPr>
      <w:r w:rsidDel="00000000" w:rsidR="00000000" w:rsidRPr="00000000">
        <w:rPr>
          <w:rtl w:val="0"/>
        </w:rPr>
        <w:t xml:space="preserve">AWS Lambda → Amazon ElastiCache (verifica cache)</w:t>
      </w:r>
    </w:p>
    <w:p w:rsidR="00000000" w:rsidDel="00000000" w:rsidP="00000000" w:rsidRDefault="00000000" w:rsidRPr="00000000" w14:paraId="00000168">
      <w:pPr>
        <w:numPr>
          <w:ilvl w:val="0"/>
          <w:numId w:val="10"/>
        </w:numPr>
        <w:spacing w:after="0" w:afterAutospacing="0" w:lineRule="auto"/>
        <w:ind w:left="720" w:hanging="360"/>
        <w:rPr>
          <w:u w:val="none"/>
        </w:rPr>
      </w:pPr>
      <w:r w:rsidDel="00000000" w:rsidR="00000000" w:rsidRPr="00000000">
        <w:rPr>
          <w:rtl w:val="0"/>
        </w:rPr>
        <w:t xml:space="preserve">Cache miss → Amazon Bedrock (modelo de embeddings)</w:t>
      </w:r>
    </w:p>
    <w:p w:rsidR="00000000" w:rsidDel="00000000" w:rsidP="00000000" w:rsidRDefault="00000000" w:rsidRPr="00000000" w14:paraId="00000169">
      <w:pPr>
        <w:numPr>
          <w:ilvl w:val="0"/>
          <w:numId w:val="10"/>
        </w:numPr>
        <w:spacing w:after="0" w:afterAutospacing="0" w:lineRule="auto"/>
        <w:ind w:left="720" w:hanging="360"/>
        <w:rPr>
          <w:u w:val="none"/>
        </w:rPr>
      </w:pPr>
      <w:r w:rsidDel="00000000" w:rsidR="00000000" w:rsidRPr="00000000">
        <w:rPr>
          <w:rtl w:val="0"/>
        </w:rPr>
        <w:t xml:space="preserve">Amazon Bedrock → AWS OpenSearch (busca vetorial)</w:t>
      </w:r>
    </w:p>
    <w:p w:rsidR="00000000" w:rsidDel="00000000" w:rsidP="00000000" w:rsidRDefault="00000000" w:rsidRPr="00000000" w14:paraId="0000016A">
      <w:pPr>
        <w:numPr>
          <w:ilvl w:val="0"/>
          <w:numId w:val="10"/>
        </w:numPr>
        <w:spacing w:after="0" w:afterAutospacing="0" w:lineRule="auto"/>
        <w:ind w:left="720" w:hanging="360"/>
        <w:rPr>
          <w:u w:val="none"/>
        </w:rPr>
      </w:pPr>
      <w:r w:rsidDel="00000000" w:rsidR="00000000" w:rsidRPr="00000000">
        <w:rPr>
          <w:rtl w:val="0"/>
        </w:rPr>
        <w:t xml:space="preserve">AWS OpenSearch → Amazon Bedrock (rerank candidatos)</w:t>
      </w:r>
    </w:p>
    <w:p w:rsidR="00000000" w:rsidDel="00000000" w:rsidP="00000000" w:rsidRDefault="00000000" w:rsidRPr="00000000" w14:paraId="0000016B">
      <w:pPr>
        <w:numPr>
          <w:ilvl w:val="0"/>
          <w:numId w:val="10"/>
        </w:numPr>
        <w:spacing w:after="0" w:afterAutospacing="0" w:lineRule="auto"/>
        <w:ind w:left="720" w:hanging="360"/>
        <w:rPr>
          <w:u w:val="none"/>
        </w:rPr>
      </w:pPr>
      <w:r w:rsidDel="00000000" w:rsidR="00000000" w:rsidRPr="00000000">
        <w:rPr>
          <w:rtl w:val="0"/>
        </w:rPr>
        <w:t xml:space="preserve">AWS OpenSearch → Amazon Neptune (norma âncora)</w:t>
      </w:r>
    </w:p>
    <w:p w:rsidR="00000000" w:rsidDel="00000000" w:rsidP="00000000" w:rsidRDefault="00000000" w:rsidRPr="00000000" w14:paraId="0000016C">
      <w:pPr>
        <w:numPr>
          <w:ilvl w:val="0"/>
          <w:numId w:val="10"/>
        </w:numPr>
        <w:spacing w:after="0" w:afterAutospacing="0" w:lineRule="auto"/>
        <w:ind w:left="720" w:hanging="360"/>
        <w:rPr>
          <w:u w:val="none"/>
        </w:rPr>
      </w:pPr>
      <w:r w:rsidDel="00000000" w:rsidR="00000000" w:rsidRPr="00000000">
        <w:rPr>
          <w:rtl w:val="0"/>
        </w:rPr>
        <w:t xml:space="preserve">Amazon Neptune → Amazon Bedrock (modelo para geração + citações)</w:t>
      </w:r>
    </w:p>
    <w:p w:rsidR="00000000" w:rsidDel="00000000" w:rsidP="00000000" w:rsidRDefault="00000000" w:rsidRPr="00000000" w14:paraId="0000016D">
      <w:pPr>
        <w:numPr>
          <w:ilvl w:val="0"/>
          <w:numId w:val="10"/>
        </w:numPr>
        <w:spacing w:after="0" w:afterAutospacing="0" w:lineRule="auto"/>
        <w:ind w:left="720" w:hanging="360"/>
        <w:rPr>
          <w:u w:val="none"/>
        </w:rPr>
      </w:pPr>
      <w:r w:rsidDel="00000000" w:rsidR="00000000" w:rsidRPr="00000000">
        <w:rPr>
          <w:rtl w:val="0"/>
        </w:rPr>
        <w:t xml:space="preserve">AWS Lambda → Amazon CloudWatch (métricas de performance)</w:t>
      </w:r>
    </w:p>
    <w:p w:rsidR="00000000" w:rsidDel="00000000" w:rsidP="00000000" w:rsidRDefault="00000000" w:rsidRPr="00000000" w14:paraId="0000016E">
      <w:pPr>
        <w:numPr>
          <w:ilvl w:val="0"/>
          <w:numId w:val="10"/>
        </w:numPr>
        <w:spacing w:after="80" w:lineRule="auto"/>
        <w:ind w:left="720" w:hanging="360"/>
        <w:rPr>
          <w:u w:val="none"/>
        </w:rPr>
      </w:pPr>
      <w:r w:rsidDel="00000000" w:rsidR="00000000" w:rsidRPr="00000000">
        <w:rPr>
          <w:rtl w:val="0"/>
        </w:rPr>
        <w:t xml:space="preserve">Portal de Reports → Amazon QuickSight (gráfico de sentimentos)</w:t>
      </w:r>
    </w:p>
    <w:p w:rsidR="00000000" w:rsidDel="00000000" w:rsidP="00000000" w:rsidRDefault="00000000" w:rsidRPr="00000000" w14:paraId="0000016F">
      <w:pPr>
        <w:pStyle w:val="Heading2"/>
        <w:spacing w:after="80" w:lineRule="auto"/>
        <w:ind w:left="283" w:hanging="283"/>
        <w:rPr/>
      </w:pPr>
      <w:bookmarkStart w:colFirst="0" w:colLast="0" w:name="_heading=h.97lu701m3rz9" w:id="21"/>
      <w:bookmarkEnd w:id="21"/>
      <w:r w:rsidDel="00000000" w:rsidR="00000000" w:rsidRPr="00000000">
        <w:rPr>
          <w:rtl w:val="0"/>
        </w:rPr>
        <w:t xml:space="preserve">3.3 Fluxo de Ingestão</w:t>
      </w:r>
    </w:p>
    <w:p w:rsidR="00000000" w:rsidDel="00000000" w:rsidP="00000000" w:rsidRDefault="00000000" w:rsidRPr="00000000" w14:paraId="00000170">
      <w:pPr>
        <w:spacing w:after="80" w:lineRule="auto"/>
        <w:ind w:left="0" w:firstLine="0"/>
        <w:rPr/>
      </w:pPr>
      <w:r w:rsidDel="00000000" w:rsidR="00000000" w:rsidRPr="00000000">
        <w:rPr>
          <w:rtl w:val="0"/>
        </w:rPr>
        <w:t xml:space="preserve">Fluxo de ingestão (- - tracejado, A–E)</w:t>
      </w:r>
    </w:p>
    <w:p w:rsidR="00000000" w:rsidDel="00000000" w:rsidP="00000000" w:rsidRDefault="00000000" w:rsidRPr="00000000" w14:paraId="00000171">
      <w:pPr>
        <w:numPr>
          <w:ilvl w:val="0"/>
          <w:numId w:val="2"/>
        </w:numPr>
        <w:spacing w:after="0" w:afterAutospacing="0" w:lineRule="auto"/>
        <w:ind w:left="720" w:hanging="360"/>
        <w:rPr>
          <w:u w:val="none"/>
        </w:rPr>
      </w:pPr>
      <w:r w:rsidDel="00000000" w:rsidR="00000000" w:rsidRPr="00000000">
        <w:rPr>
          <w:rtl w:val="0"/>
        </w:rPr>
        <w:t xml:space="preserve">Amazon S3 upload → AWS Lambda (trigger + parser + chunking)</w:t>
      </w:r>
    </w:p>
    <w:p w:rsidR="00000000" w:rsidDel="00000000" w:rsidP="00000000" w:rsidRDefault="00000000" w:rsidRPr="00000000" w14:paraId="00000172">
      <w:pPr>
        <w:numPr>
          <w:ilvl w:val="0"/>
          <w:numId w:val="2"/>
        </w:numPr>
        <w:spacing w:after="0" w:afterAutospacing="0" w:lineRule="auto"/>
        <w:ind w:left="720" w:hanging="360"/>
        <w:rPr>
          <w:u w:val="none"/>
        </w:rPr>
      </w:pPr>
      <w:r w:rsidDel="00000000" w:rsidR="00000000" w:rsidRPr="00000000">
        <w:rPr>
          <w:rtl w:val="0"/>
        </w:rPr>
        <w:t xml:space="preserve">AWS Lambda → Amazon Textract (OCR)</w:t>
      </w:r>
    </w:p>
    <w:p w:rsidR="00000000" w:rsidDel="00000000" w:rsidP="00000000" w:rsidRDefault="00000000" w:rsidRPr="00000000" w14:paraId="00000173">
      <w:pPr>
        <w:numPr>
          <w:ilvl w:val="0"/>
          <w:numId w:val="2"/>
        </w:numPr>
        <w:spacing w:after="0" w:afterAutospacing="0" w:lineRule="auto"/>
        <w:ind w:left="720" w:hanging="360"/>
        <w:rPr>
          <w:u w:val="none"/>
        </w:rPr>
      </w:pPr>
      <w:r w:rsidDel="00000000" w:rsidR="00000000" w:rsidRPr="00000000">
        <w:rPr>
          <w:rtl w:val="0"/>
        </w:rPr>
        <w:t xml:space="preserve">AWS Lambda → AWS OpenSearch (indexar vetores)</w:t>
      </w:r>
    </w:p>
    <w:p w:rsidR="00000000" w:rsidDel="00000000" w:rsidP="00000000" w:rsidRDefault="00000000" w:rsidRPr="00000000" w14:paraId="00000174">
      <w:pPr>
        <w:numPr>
          <w:ilvl w:val="0"/>
          <w:numId w:val="2"/>
        </w:numPr>
        <w:spacing w:after="0" w:afterAutospacing="0" w:lineRule="auto"/>
        <w:ind w:left="720" w:hanging="360"/>
        <w:rPr>
          <w:u w:val="none"/>
        </w:rPr>
      </w:pPr>
      <w:r w:rsidDel="00000000" w:rsidR="00000000" w:rsidRPr="00000000">
        <w:rPr>
          <w:rtl w:val="0"/>
        </w:rPr>
        <w:t xml:space="preserve">AWS Lambda → Amazon Neptune (relações grafo)</w:t>
      </w:r>
    </w:p>
    <w:p w:rsidR="00000000" w:rsidDel="00000000" w:rsidP="00000000" w:rsidRDefault="00000000" w:rsidRPr="00000000" w14:paraId="00000175">
      <w:pPr>
        <w:numPr>
          <w:ilvl w:val="0"/>
          <w:numId w:val="2"/>
        </w:numPr>
        <w:spacing w:after="0" w:afterAutospacing="0" w:lineRule="auto"/>
        <w:ind w:left="720" w:hanging="360"/>
        <w:rPr>
          <w:u w:val="none"/>
        </w:rPr>
      </w:pPr>
      <w:r w:rsidDel="00000000" w:rsidR="00000000" w:rsidRPr="00000000">
        <w:rPr>
          <w:rtl w:val="0"/>
        </w:rPr>
        <w:t xml:space="preserve">AWS Lambda → Amazon DynamoDB (metadados + vigência)</w:t>
      </w:r>
    </w:p>
    <w:p w:rsidR="00000000" w:rsidDel="00000000" w:rsidP="00000000" w:rsidRDefault="00000000" w:rsidRPr="00000000" w14:paraId="00000176">
      <w:pPr>
        <w:numPr>
          <w:ilvl w:val="0"/>
          <w:numId w:val="2"/>
        </w:numPr>
        <w:spacing w:after="0" w:afterAutospacing="0" w:lineRule="auto"/>
        <w:ind w:left="720" w:hanging="360"/>
        <w:rPr>
          <w:u w:val="none"/>
        </w:rPr>
      </w:pPr>
      <w:r w:rsidDel="00000000" w:rsidR="00000000" w:rsidRPr="00000000">
        <w:rPr>
          <w:rtl w:val="0"/>
        </w:rPr>
        <w:t xml:space="preserve">AWS Lambda → Amazon S3 (feedbacks com comentários, likes, dislikes, etc...)</w:t>
      </w:r>
    </w:p>
    <w:p w:rsidR="00000000" w:rsidDel="00000000" w:rsidP="00000000" w:rsidRDefault="00000000" w:rsidRPr="00000000" w14:paraId="00000177">
      <w:pPr>
        <w:numPr>
          <w:ilvl w:val="0"/>
          <w:numId w:val="2"/>
        </w:numPr>
        <w:spacing w:after="0" w:afterAutospacing="0" w:lineRule="auto"/>
        <w:ind w:left="720" w:hanging="360"/>
        <w:rPr>
          <w:u w:val="none"/>
        </w:rPr>
      </w:pPr>
      <w:r w:rsidDel="00000000" w:rsidR="00000000" w:rsidRPr="00000000">
        <w:rPr>
          <w:rtl w:val="0"/>
        </w:rPr>
        <w:t xml:space="preserve">QueridoDiário → AWS Lambda (busca de Diários Oficiais)</w:t>
      </w:r>
    </w:p>
    <w:p w:rsidR="00000000" w:rsidDel="00000000" w:rsidP="00000000" w:rsidRDefault="00000000" w:rsidRPr="00000000" w14:paraId="00000178">
      <w:pPr>
        <w:numPr>
          <w:ilvl w:val="0"/>
          <w:numId w:val="2"/>
        </w:numPr>
        <w:spacing w:after="80" w:lineRule="auto"/>
        <w:ind w:left="720" w:hanging="360"/>
        <w:rPr>
          <w:u w:val="none"/>
        </w:rPr>
      </w:pPr>
      <w:r w:rsidDel="00000000" w:rsidR="00000000" w:rsidRPr="00000000">
        <w:rPr>
          <w:rtl w:val="0"/>
        </w:rPr>
        <w:t xml:space="preserve">AWS Lambda → Amazon Bedrock (atualização da Base de Conhecimento)</w:t>
      </w:r>
    </w:p>
    <w:p w:rsidR="00000000" w:rsidDel="00000000" w:rsidP="00000000" w:rsidRDefault="00000000" w:rsidRPr="00000000" w14:paraId="00000179">
      <w:pPr>
        <w:pStyle w:val="Heading2"/>
        <w:spacing w:after="120" w:before="360" w:lineRule="auto"/>
        <w:ind w:firstLine="0"/>
        <w:jc w:val="left"/>
        <w:rPr/>
      </w:pPr>
      <w:bookmarkStart w:colFirst="0" w:colLast="0" w:name="_heading=h.twlxtykvoka5" w:id="22"/>
      <w:bookmarkEnd w:id="22"/>
      <w:r w:rsidDel="00000000" w:rsidR="00000000" w:rsidRPr="00000000">
        <w:rPr>
          <w:rtl w:val="0"/>
        </w:rPr>
        <w:t xml:space="preserve">3.4 Funcionalidades</w:t>
      </w:r>
    </w:p>
    <w:p w:rsidR="00000000" w:rsidDel="00000000" w:rsidP="00000000" w:rsidRDefault="00000000" w:rsidRPr="00000000" w14:paraId="0000017A">
      <w:pPr>
        <w:numPr>
          <w:ilvl w:val="0"/>
          <w:numId w:val="1"/>
        </w:numPr>
        <w:spacing w:after="0" w:afterAutospacing="0"/>
        <w:ind w:left="720" w:hanging="360"/>
        <w:rPr>
          <w:u w:val="none"/>
        </w:rPr>
      </w:pPr>
      <w:r w:rsidDel="00000000" w:rsidR="00000000" w:rsidRPr="00000000">
        <w:rPr>
          <w:rtl w:val="0"/>
        </w:rPr>
        <w:t xml:space="preserve">Usuário faz prompt, resposta é buscada no cache; caso contrário, faça conexão no LLM. LLM busca a informação no AWS OpenSearch, que também busca normas relacionadas por grafo no serviço Amazon Neptune. Retorna resposta.</w:t>
      </w:r>
    </w:p>
    <w:p w:rsidR="00000000" w:rsidDel="00000000" w:rsidP="00000000" w:rsidRDefault="00000000" w:rsidRPr="00000000" w14:paraId="0000017B">
      <w:pPr>
        <w:numPr>
          <w:ilvl w:val="0"/>
          <w:numId w:val="1"/>
        </w:numPr>
        <w:spacing w:after="0" w:afterAutospacing="0"/>
        <w:ind w:left="720" w:hanging="360"/>
        <w:rPr>
          <w:u w:val="none"/>
        </w:rPr>
      </w:pPr>
      <w:r w:rsidDel="00000000" w:rsidR="00000000" w:rsidRPr="00000000">
        <w:rPr>
          <w:rtl w:val="0"/>
        </w:rPr>
        <w:t xml:space="preserve">Usuário faz prompt, não há resposta no cache, LLM devolve a resposta e usuário dá feedback com sentimento. Salva no Amazon S3 e metadados guardados no Amazon DynamoDB. Equipes de especialistas verificam os sentimentos via painel do Amazon Quicksight.</w:t>
      </w:r>
    </w:p>
    <w:p w:rsidR="00000000" w:rsidDel="00000000" w:rsidP="00000000" w:rsidRDefault="00000000" w:rsidRPr="00000000" w14:paraId="0000017C">
      <w:pPr>
        <w:numPr>
          <w:ilvl w:val="0"/>
          <w:numId w:val="1"/>
        </w:numPr>
        <w:ind w:left="720" w:hanging="360"/>
        <w:rPr>
          <w:u w:val="none"/>
        </w:rPr>
      </w:pPr>
      <w:r w:rsidDel="00000000" w:rsidR="00000000" w:rsidRPr="00000000">
        <w:rPr>
          <w:rtl w:val="0"/>
        </w:rPr>
        <w:t xml:space="preserve">Nova/atualização de norma em PDF (escaneada) aciona função de ingestão na função AWS Lambda, particiona e cria os embeddings no Amazon Bedrock via Base de Conhecimento, que são direcionados para o AWS OpenSearch para armazenamento. A mesma informação é adicionada no Amazon Neptune para grafo relacional de normas. Nova norma tem seus metadados adicionados no Amazon DynamoDB.</w:t>
      </w:r>
    </w:p>
    <w:p w:rsidR="00000000" w:rsidDel="00000000" w:rsidP="00000000" w:rsidRDefault="00000000" w:rsidRPr="00000000" w14:paraId="0000017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spacing w:after="120" w:before="360" w:lineRule="auto"/>
        <w:ind w:firstLine="0"/>
        <w:jc w:val="left"/>
        <w:rPr/>
      </w:pPr>
      <w:bookmarkStart w:colFirst="0" w:colLast="0" w:name="_heading=h.nziwg5sphlpf" w:id="23"/>
      <w:bookmarkEnd w:id="23"/>
      <w:r w:rsidDel="00000000" w:rsidR="00000000" w:rsidRPr="00000000">
        <w:rPr>
          <w:rtl w:val="0"/>
        </w:rPr>
        <w:t xml:space="preserve">4. Estratégia de Testes</w:t>
      </w:r>
    </w:p>
    <w:p w:rsidR="00000000" w:rsidDel="00000000" w:rsidP="00000000" w:rsidRDefault="00000000" w:rsidRPr="00000000" w14:paraId="0000017F">
      <w:pPr>
        <w:rPr/>
      </w:pPr>
      <w:r w:rsidDel="00000000" w:rsidR="00000000" w:rsidRPr="00000000">
        <w:rPr>
          <w:rtl w:val="0"/>
        </w:rPr>
        <w:t xml:space="preserve">Os casos de teste a seguir foram elaborados com base nas especificações dos casos de uso UC-01 e UC-02, cobrindo o fluxo principal de cada um. Para cada caso de uso foi proposto um caso de teste representativo do cenário de maior valor e risco para o sistema. Os testes são do tipo funcional caixa-preta, verificando as saídas do sistema a partir de entradas definidas, sem exposição da lógica interna.</w:t>
      </w:r>
    </w:p>
    <w:p w:rsidR="00000000" w:rsidDel="00000000" w:rsidP="00000000" w:rsidRDefault="00000000" w:rsidRPr="00000000" w14:paraId="00000180">
      <w:pPr>
        <w:spacing w:after="120" w:before="360" w:lineRule="auto"/>
        <w:ind w:firstLine="0"/>
        <w:jc w:val="left"/>
        <w:rPr/>
      </w:pPr>
      <w:r w:rsidDel="00000000" w:rsidR="00000000" w:rsidRPr="00000000">
        <w:rPr>
          <w:b w:val="1"/>
          <w:bCs w:val="1"/>
          <w:color w:val="008542"/>
          <w:sz w:val="26"/>
          <w:szCs w:val="26"/>
          <w:rtl w:val="0"/>
        </w:rPr>
        <w:t xml:space="preserve">Caso de Teste nº 01</w:t>
      </w:r>
      <w:r w:rsidDel="00000000" w:rsidR="00000000" w:rsidRPr="00000000">
        <w:rPr>
          <w:rtl w:val="0"/>
        </w:rPr>
      </w:r>
    </w:p>
    <w:p w:rsidR="00000000" w:rsidDel="00000000" w:rsidP="00000000" w:rsidRDefault="00000000" w:rsidRPr="00000000" w14:paraId="00000181">
      <w:pPr>
        <w:spacing w:after="120" w:before="360" w:lineRule="auto"/>
        <w:ind w:firstLine="0"/>
        <w:jc w:val="left"/>
        <w:rPr/>
      </w:pPr>
      <w:r w:rsidDel="00000000" w:rsidR="00000000" w:rsidRPr="00000000">
        <w:rPr>
          <w:b w:val="1"/>
          <w:bCs w:val="1"/>
          <w:color w:val="008542"/>
          <w:sz w:val="22"/>
          <w:szCs w:val="22"/>
          <w:rtl w:val="0"/>
        </w:rPr>
        <w:t xml:space="preserve">1. Identificação do Teste</w:t>
      </w:r>
      <w:r w:rsidDel="00000000" w:rsidR="00000000" w:rsidRPr="00000000">
        <w:rPr>
          <w:rtl w:val="0"/>
        </w:rPr>
      </w:r>
    </w:p>
    <w:p w:rsidR="00000000" w:rsidDel="00000000" w:rsidP="00000000" w:rsidRDefault="00000000" w:rsidRPr="00000000" w14:paraId="00000182">
      <w:pPr>
        <w:spacing w:after="80" w:before="280" w:lineRule="auto"/>
        <w:ind w:firstLine="0"/>
        <w:rPr/>
      </w:pPr>
      <w:r w:rsidDel="00000000" w:rsidR="00000000" w:rsidRPr="00000000">
        <w:rPr>
          <w:b w:val="1"/>
          <w:bCs w:val="1"/>
          <w:color w:val="008542"/>
          <w:sz w:val="20"/>
          <w:szCs w:val="20"/>
          <w:rtl w:val="0"/>
        </w:rPr>
        <w:t xml:space="preserve">Tabela 11</w:t>
      </w:r>
      <w:r w:rsidDel="00000000" w:rsidR="00000000" w:rsidRPr="00000000">
        <w:rPr>
          <w:rtl w:val="0"/>
        </w:rPr>
      </w:r>
    </w:p>
    <w:tbl>
      <w:tblPr>
        <w:tblStyle w:val="Table11"/>
        <w:tblW w:w="9072.0" w:type="dxa"/>
        <w:jc w:val="left"/>
        <w:tblBorders>
          <w:top w:color="93c47d" w:space="0" w:sz="4" w:val="single"/>
          <w:left w:color="93c47d" w:space="0" w:sz="4" w:val="single"/>
          <w:bottom w:color="93c47d" w:space="0" w:sz="4" w:val="single"/>
          <w:right w:color="93c47d" w:space="0" w:sz="4" w:val="single"/>
          <w:insideH w:color="93c47d" w:space="0" w:sz="4" w:val="single"/>
          <w:insideV w:color="93c47d" w:space="0" w:sz="4" w:val="single"/>
        </w:tblBorders>
        <w:tblLayout w:type="fixed"/>
        <w:tblLook w:val="0400"/>
      </w:tblPr>
      <w:tblGrid>
        <w:gridCol w:w="3000"/>
        <w:gridCol w:w="6072"/>
        <w:tblGridChange w:id="0">
          <w:tblGrid>
            <w:gridCol w:w="3000"/>
            <w:gridCol w:w="6072"/>
          </w:tblGrid>
        </w:tblGridChange>
      </w:tblGrid>
      <w:tr>
        <w:trPr>
          <w:cantSplit w:val="0"/>
          <w:tblHeader w:val="0"/>
        </w:trPr>
        <w:tc>
          <w:tcPr>
            <w:shd w:fill="008542" w:val="clear"/>
            <w:tcMar>
              <w:top w:w="80.0" w:type="dxa"/>
              <w:left w:w="120.0" w:type="dxa"/>
              <w:bottom w:w="80.0" w:type="dxa"/>
              <w:right w:w="120.0" w:type="dxa"/>
            </w:tcMar>
          </w:tcPr>
          <w:p w:rsidR="00000000" w:rsidDel="00000000" w:rsidP="00000000" w:rsidRDefault="00000000" w:rsidRPr="00000000" w14:paraId="00000183">
            <w:pPr>
              <w:spacing w:after="0" w:line="240" w:lineRule="auto"/>
              <w:ind w:firstLine="0"/>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184">
            <w:pPr>
              <w:spacing w:after="0" w:line="240" w:lineRule="auto"/>
              <w:ind w:firstLine="0"/>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85">
            <w:pPr>
              <w:spacing w:after="0" w:line="240" w:lineRule="auto"/>
              <w:ind w:firstLine="0"/>
              <w:jc w:val="left"/>
              <w:rPr/>
            </w:pPr>
            <w:r w:rsidDel="00000000" w:rsidR="00000000" w:rsidRPr="00000000">
              <w:rPr>
                <w:sz w:val="20"/>
                <w:szCs w:val="20"/>
                <w:rtl w:val="0"/>
              </w:rPr>
              <w:t xml:space="preserve">ID do Caso de Teste</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86">
            <w:pPr>
              <w:spacing w:after="0" w:line="240" w:lineRule="auto"/>
              <w:ind w:firstLine="0"/>
              <w:jc w:val="left"/>
              <w:rPr/>
            </w:pPr>
            <w:r w:rsidDel="00000000" w:rsidR="00000000" w:rsidRPr="00000000">
              <w:rPr>
                <w:sz w:val="20"/>
                <w:szCs w:val="20"/>
                <w:rtl w:val="0"/>
              </w:rPr>
              <w:t xml:space="preserve">DCT-01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87">
            <w:pPr>
              <w:spacing w:after="0" w:line="240" w:lineRule="auto"/>
              <w:ind w:firstLine="0"/>
              <w:jc w:val="left"/>
              <w:rPr/>
            </w:pPr>
            <w:r w:rsidDel="00000000" w:rsidR="00000000" w:rsidRPr="00000000">
              <w:rPr>
                <w:sz w:val="20"/>
                <w:szCs w:val="20"/>
                <w:rtl w:val="0"/>
              </w:rPr>
              <w:t xml:space="preserve">Nome do Caso de Uso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8">
            <w:pPr>
              <w:spacing w:after="0" w:line="240" w:lineRule="auto"/>
              <w:ind w:firstLine="0"/>
              <w:jc w:val="left"/>
              <w:rPr/>
            </w:pPr>
            <w:r w:rsidDel="00000000" w:rsidR="00000000" w:rsidRPr="00000000">
              <w:rPr>
                <w:sz w:val="20"/>
                <w:szCs w:val="20"/>
                <w:rtl w:val="0"/>
              </w:rPr>
              <w:t xml:space="preserve">UC-01 — Pesquisa por Legislação Aplicável a Caso Concreto ( Quero desenvolver um parque eólico offshore na costa fluminense. O que preciso saber para pedir a licença ambiental? )</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89">
            <w:pPr>
              <w:spacing w:after="0" w:line="240" w:lineRule="auto"/>
              <w:ind w:firstLine="0"/>
              <w:jc w:val="left"/>
              <w:rPr/>
            </w:pPr>
            <w:r w:rsidDel="00000000" w:rsidR="00000000" w:rsidRPr="00000000">
              <w:rPr>
                <w:sz w:val="20"/>
                <w:szCs w:val="20"/>
                <w:rtl w:val="0"/>
              </w:rPr>
              <w:t xml:space="preserve">Versão do Sistema</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8A">
            <w:pPr>
              <w:spacing w:after="0" w:line="240" w:lineRule="auto"/>
              <w:ind w:firstLine="0"/>
              <w:jc w:val="left"/>
              <w:rPr/>
            </w:pPr>
            <w:r w:rsidDel="00000000" w:rsidR="00000000" w:rsidRPr="00000000">
              <w:rPr>
                <w:sz w:val="20"/>
                <w:szCs w:val="20"/>
                <w:rtl w:val="0"/>
              </w:rPr>
              <w:t xml:space="preserve">1.0 — TRL nível 3</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8B">
            <w:pPr>
              <w:spacing w:after="0" w:line="240" w:lineRule="auto"/>
              <w:ind w:firstLine="0"/>
              <w:jc w:val="left"/>
              <w:rPr/>
            </w:pPr>
            <w:r w:rsidDel="00000000" w:rsidR="00000000" w:rsidRPr="00000000">
              <w:rPr>
                <w:sz w:val="20"/>
                <w:szCs w:val="20"/>
                <w:rtl w:val="0"/>
              </w:rPr>
              <w:t xml:space="preserve">Data do Teste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C">
            <w:pPr>
              <w:spacing w:after="0" w:line="240" w:lineRule="auto"/>
              <w:ind w:firstLine="0"/>
              <w:jc w:val="left"/>
              <w:rPr/>
            </w:pPr>
            <w:r w:rsidDel="00000000" w:rsidR="00000000" w:rsidRPr="00000000">
              <w:rPr>
                <w:sz w:val="20"/>
                <w:szCs w:val="20"/>
                <w:rtl w:val="0"/>
              </w:rPr>
              <w:t xml:space="preserve">28/06/2026</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8D">
            <w:pPr>
              <w:spacing w:after="0" w:line="240" w:lineRule="auto"/>
              <w:ind w:firstLine="0"/>
              <w:jc w:val="left"/>
              <w:rPr/>
            </w:pPr>
            <w:r w:rsidDel="00000000" w:rsidR="00000000" w:rsidRPr="00000000">
              <w:rPr>
                <w:sz w:val="20"/>
                <w:szCs w:val="20"/>
                <w:rtl w:val="0"/>
              </w:rPr>
              <w:t xml:space="preserve">Responsável</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8E">
            <w:pPr>
              <w:spacing w:after="0" w:line="240" w:lineRule="auto"/>
              <w:ind w:firstLine="0"/>
              <w:jc w:val="left"/>
              <w:rPr/>
            </w:pPr>
            <w:r w:rsidDel="00000000" w:rsidR="00000000" w:rsidRPr="00000000">
              <w:rPr>
                <w:sz w:val="20"/>
                <w:szCs w:val="20"/>
                <w:rtl w:val="0"/>
              </w:rPr>
              <w:t xml:space="preserve">Grupo F</w:t>
            </w:r>
            <w:r w:rsidDel="00000000" w:rsidR="00000000" w:rsidRPr="00000000">
              <w:rPr>
                <w:rtl w:val="0"/>
              </w:rPr>
            </w:r>
          </w:p>
        </w:tc>
      </w:tr>
    </w:tbl>
    <w:p w:rsidR="00000000" w:rsidDel="00000000" w:rsidP="00000000" w:rsidRDefault="00000000" w:rsidRPr="00000000" w14:paraId="0000018F">
      <w:pPr>
        <w:spacing w:after="280" w:line="240" w:lineRule="auto"/>
        <w:ind w:firstLine="0"/>
        <w:rPr/>
      </w:pPr>
      <w:r w:rsidDel="00000000" w:rsidR="00000000" w:rsidRPr="00000000">
        <w:rPr>
          <w:rtl w:val="0"/>
        </w:rPr>
      </w:r>
    </w:p>
    <w:p w:rsidR="00000000" w:rsidDel="00000000" w:rsidP="00000000" w:rsidRDefault="00000000" w:rsidRPr="00000000" w14:paraId="00000190">
      <w:pPr>
        <w:spacing w:after="120" w:before="360" w:lineRule="auto"/>
        <w:ind w:firstLine="0"/>
        <w:jc w:val="left"/>
        <w:rPr/>
      </w:pPr>
      <w:r w:rsidDel="00000000" w:rsidR="00000000" w:rsidRPr="00000000">
        <w:rPr>
          <w:b w:val="1"/>
          <w:bCs w:val="1"/>
          <w:color w:val="008542"/>
          <w:sz w:val="22"/>
          <w:szCs w:val="22"/>
          <w:rtl w:val="0"/>
        </w:rPr>
        <w:t xml:space="preserve">2. Objetivo do Teste</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Verificar se o sistema é capaz de receber uma consulta em linguagem natural sobre um tema jurídico específico, processar semanticamente a entrada via NLP/LLM, e retornar um conjunto de normas relevantes das três esferas legislativas (municipal RJ, estadual RJ e federal), ordenadas por relevância, com vínculos entre normas identificados, trechos destacados e fontes rastreáveis — dentro dos limites de tempo estabelecidos. Neste caso o perfil de consulta será o de Advogado e o caso concreto é  a Construção de Parques Eólicos.</w:t>
      </w:r>
    </w:p>
    <w:p w:rsidR="00000000" w:rsidDel="00000000" w:rsidP="00000000" w:rsidRDefault="00000000" w:rsidRPr="00000000" w14:paraId="00000192">
      <w:pPr>
        <w:spacing w:after="120" w:before="360" w:lineRule="auto"/>
        <w:ind w:firstLine="0"/>
        <w:jc w:val="left"/>
        <w:rPr/>
      </w:pPr>
      <w:r w:rsidDel="00000000" w:rsidR="00000000" w:rsidRPr="00000000">
        <w:rPr>
          <w:b w:val="1"/>
          <w:bCs w:val="1"/>
          <w:color w:val="008542"/>
          <w:sz w:val="22"/>
          <w:szCs w:val="22"/>
          <w:rtl w:val="0"/>
        </w:rPr>
        <w:t xml:space="preserve">3. Pré-condições</w:t>
      </w:r>
      <w:r w:rsidDel="00000000" w:rsidR="00000000" w:rsidRPr="00000000">
        <w:rPr>
          <w:rtl w:val="0"/>
        </w:rPr>
      </w:r>
    </w:p>
    <w:p w:rsidR="00000000" w:rsidDel="00000000" w:rsidP="00000000" w:rsidRDefault="00000000" w:rsidRPr="00000000" w14:paraId="00000193">
      <w:pPr>
        <w:numPr>
          <w:ilvl w:val="0"/>
          <w:numId w:val="7"/>
        </w:numPr>
        <w:spacing w:after="80" w:lineRule="auto"/>
        <w:ind w:left="720" w:hanging="360"/>
        <w:rPr>
          <w:color w:val="008542"/>
        </w:rPr>
      </w:pPr>
      <w:r w:rsidDel="00000000" w:rsidR="00000000" w:rsidRPr="00000000">
        <w:rPr>
          <w:rtl w:val="0"/>
        </w:rPr>
        <w:t xml:space="preserve"> Corpus normativo indexado contendo: </w:t>
      </w:r>
    </w:p>
    <w:p w:rsidR="00000000" w:rsidDel="00000000" w:rsidP="00000000" w:rsidRDefault="00000000" w:rsidRPr="00000000" w14:paraId="00000194">
      <w:pPr>
        <w:numPr>
          <w:ilvl w:val="1"/>
          <w:numId w:val="7"/>
        </w:numPr>
        <w:spacing w:after="80" w:lineRule="auto"/>
        <w:ind w:left="1440" w:hanging="360"/>
      </w:pPr>
      <w:r w:rsidDel="00000000" w:rsidR="00000000" w:rsidRPr="00000000">
        <w:rPr>
          <w:rtl w:val="0"/>
        </w:rPr>
        <w:t xml:space="preserve">Legislação municipal (RJ)</w:t>
      </w:r>
    </w:p>
    <w:p w:rsidR="00000000" w:rsidDel="00000000" w:rsidP="00000000" w:rsidRDefault="00000000" w:rsidRPr="00000000" w14:paraId="00000195">
      <w:pPr>
        <w:numPr>
          <w:ilvl w:val="1"/>
          <w:numId w:val="7"/>
        </w:numPr>
        <w:spacing w:after="80" w:lineRule="auto"/>
        <w:ind w:left="1440" w:hanging="360"/>
      </w:pPr>
      <w:r w:rsidDel="00000000" w:rsidR="00000000" w:rsidRPr="00000000">
        <w:rPr>
          <w:rtl w:val="0"/>
        </w:rPr>
        <w:t xml:space="preserve">Legislação estadual (RJ)</w:t>
      </w:r>
    </w:p>
    <w:p w:rsidR="00000000" w:rsidDel="00000000" w:rsidP="00000000" w:rsidRDefault="00000000" w:rsidRPr="00000000" w14:paraId="00000196">
      <w:pPr>
        <w:numPr>
          <w:ilvl w:val="1"/>
          <w:numId w:val="7"/>
        </w:numPr>
        <w:spacing w:after="80" w:lineRule="auto"/>
        <w:ind w:left="1440" w:hanging="360"/>
      </w:pPr>
      <w:r w:rsidDel="00000000" w:rsidR="00000000" w:rsidRPr="00000000">
        <w:rPr>
          <w:rtl w:val="0"/>
        </w:rPr>
        <w:t xml:space="preserve">Legislação federal</w:t>
      </w:r>
    </w:p>
    <w:p w:rsidR="00000000" w:rsidDel="00000000" w:rsidP="00000000" w:rsidRDefault="00000000" w:rsidRPr="00000000" w14:paraId="00000197">
      <w:pPr>
        <w:numPr>
          <w:ilvl w:val="0"/>
          <w:numId w:val="7"/>
        </w:numPr>
        <w:spacing w:after="80" w:lineRule="auto"/>
        <w:ind w:left="720" w:hanging="360"/>
        <w:rPr>
          <w:color w:val="008542"/>
        </w:rPr>
      </w:pPr>
      <w:r w:rsidDel="00000000" w:rsidR="00000000" w:rsidRPr="00000000">
        <w:rPr>
          <w:rtl w:val="0"/>
        </w:rPr>
        <w:t xml:space="preserve">Sistema de NLP operacional </w:t>
      </w:r>
    </w:p>
    <w:p w:rsidR="00000000" w:rsidDel="00000000" w:rsidP="00000000" w:rsidRDefault="00000000" w:rsidRPr="00000000" w14:paraId="00000198">
      <w:pPr>
        <w:numPr>
          <w:ilvl w:val="0"/>
          <w:numId w:val="7"/>
        </w:numPr>
        <w:spacing w:after="80" w:lineRule="auto"/>
        <w:ind w:left="720" w:hanging="360"/>
        <w:rPr>
          <w:color w:val="008542"/>
        </w:rPr>
      </w:pPr>
      <w:r w:rsidDel="00000000" w:rsidR="00000000" w:rsidRPr="00000000">
        <w:rPr>
          <w:rtl w:val="0"/>
        </w:rPr>
        <w:t xml:space="preserve">Interface de busca disponível </w:t>
      </w:r>
    </w:p>
    <w:p w:rsidR="00000000" w:rsidDel="00000000" w:rsidP="00000000" w:rsidRDefault="00000000" w:rsidRPr="00000000" w14:paraId="00000199">
      <w:pPr>
        <w:numPr>
          <w:ilvl w:val="0"/>
          <w:numId w:val="7"/>
        </w:numPr>
        <w:spacing w:after="80" w:lineRule="auto"/>
        <w:ind w:left="720" w:hanging="360"/>
        <w:rPr>
          <w:color w:val="008542"/>
        </w:rPr>
      </w:pPr>
      <w:r w:rsidDel="00000000" w:rsidR="00000000" w:rsidRPr="00000000">
        <w:rPr>
          <w:rtl w:val="0"/>
        </w:rPr>
        <w:t xml:space="preserve">Conectividade com o sistema de indexação</w:t>
      </w:r>
    </w:p>
    <w:p w:rsidR="00000000" w:rsidDel="00000000" w:rsidP="00000000" w:rsidRDefault="00000000" w:rsidRPr="00000000" w14:paraId="0000019A">
      <w:pPr>
        <w:spacing w:after="120" w:before="360" w:line="240" w:lineRule="auto"/>
        <w:ind w:left="360" w:firstLine="0"/>
        <w:jc w:val="left"/>
        <w:rPr>
          <w:rFonts w:ascii="Times New Roman" w:cs="Times New Roman" w:eastAsia="Times New Roman" w:hAnsi="Times New Roman"/>
          <w:color w:val="000000"/>
        </w:rPr>
      </w:pPr>
      <w:r w:rsidDel="00000000" w:rsidR="00000000" w:rsidRPr="00000000">
        <w:rPr>
          <w:b w:val="1"/>
          <w:bCs w:val="1"/>
          <w:color w:val="008542"/>
          <w:sz w:val="22"/>
          <w:szCs w:val="22"/>
          <w:rtl w:val="0"/>
        </w:rPr>
        <w:t xml:space="preserve">4. Dados de Entrada</w:t>
      </w:r>
      <w:r w:rsidDel="00000000" w:rsidR="00000000" w:rsidRPr="00000000">
        <w:rPr>
          <w:rtl w:val="0"/>
        </w:rPr>
      </w:r>
    </w:p>
    <w:p w:rsidR="00000000" w:rsidDel="00000000" w:rsidP="00000000" w:rsidRDefault="00000000" w:rsidRPr="00000000" w14:paraId="0000019B">
      <w:pPr>
        <w:spacing w:after="80" w:before="280" w:line="240" w:lineRule="auto"/>
        <w:ind w:firstLine="0"/>
        <w:rPr>
          <w:rFonts w:ascii="Times New Roman" w:cs="Times New Roman" w:eastAsia="Times New Roman" w:hAnsi="Times New Roman"/>
          <w:color w:val="000000"/>
        </w:rPr>
      </w:pPr>
      <w:r w:rsidDel="00000000" w:rsidR="00000000" w:rsidRPr="00000000">
        <w:rPr>
          <w:b w:val="1"/>
          <w:bCs w:val="1"/>
          <w:color w:val="008542"/>
          <w:sz w:val="20"/>
          <w:szCs w:val="20"/>
          <w:rtl w:val="0"/>
        </w:rPr>
        <w:t xml:space="preserve">Tabela 12</w:t>
      </w:r>
      <w:r w:rsidDel="00000000" w:rsidR="00000000" w:rsidRPr="00000000">
        <w:rPr>
          <w:rtl w:val="0"/>
        </w:rPr>
      </w:r>
    </w:p>
    <w:tbl>
      <w:tblPr>
        <w:tblStyle w:val="Table12"/>
        <w:tblW w:w="9395.0" w:type="dxa"/>
        <w:jc w:val="left"/>
        <w:tblLayout w:type="fixed"/>
        <w:tblLook w:val="0400"/>
      </w:tblPr>
      <w:tblGrid>
        <w:gridCol w:w="2028"/>
        <w:gridCol w:w="7367"/>
        <w:tblGridChange w:id="0">
          <w:tblGrid>
            <w:gridCol w:w="2028"/>
            <w:gridCol w:w="7367"/>
          </w:tblGrid>
        </w:tblGridChange>
      </w:tblGrid>
      <w:tr>
        <w:trPr>
          <w:cantSplit w:val="0"/>
          <w:tblHeader w:val="0"/>
        </w:trPr>
        <w:tc>
          <w:tcPr>
            <w:tcBorders>
              <w:top w:color="93c47d" w:space="0" w:sz="4" w:val="single"/>
              <w:left w:color="93c47d" w:space="0" w:sz="4" w:val="single"/>
              <w:bottom w:color="93c47d" w:space="0" w:sz="4" w:val="single"/>
              <w:right w:color="93c47d" w:space="0" w:sz="4" w:val="single"/>
            </w:tcBorders>
            <w:shd w:fill="008542" w:val="clear"/>
            <w:tcMar>
              <w:top w:w="80.0" w:type="dxa"/>
              <w:left w:w="120.0" w:type="dxa"/>
              <w:bottom w:w="80.0" w:type="dxa"/>
              <w:right w:w="120.0" w:type="dxa"/>
            </w:tcMar>
          </w:tcPr>
          <w:p w:rsidR="00000000" w:rsidDel="00000000" w:rsidP="00000000" w:rsidRDefault="00000000" w:rsidRPr="00000000" w14:paraId="0000019C">
            <w:pPr>
              <w:spacing w:after="0" w:line="240" w:lineRule="auto"/>
              <w:ind w:firstLine="0"/>
              <w:jc w:val="center"/>
              <w:rPr>
                <w:rFonts w:ascii="Times New Roman" w:cs="Times New Roman" w:eastAsia="Times New Roman" w:hAnsi="Times New Roman"/>
                <w:color w:val="000000"/>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93c47d" w:space="0" w:sz="4" w:val="single"/>
              <w:left w:color="93c47d" w:space="0" w:sz="4" w:val="single"/>
              <w:bottom w:color="93c47d" w:space="0" w:sz="4" w:val="single"/>
              <w:right w:color="93c47d" w:space="0" w:sz="4" w:val="single"/>
            </w:tcBorders>
            <w:shd w:fill="008542" w:val="clear"/>
            <w:tcMar>
              <w:top w:w="80.0" w:type="dxa"/>
              <w:left w:w="120.0" w:type="dxa"/>
              <w:bottom w:w="80.0" w:type="dxa"/>
              <w:right w:w="120.0" w:type="dxa"/>
            </w:tcMar>
          </w:tcPr>
          <w:p w:rsidR="00000000" w:rsidDel="00000000" w:rsidP="00000000" w:rsidRDefault="00000000" w:rsidRPr="00000000" w14:paraId="0000019D">
            <w:pPr>
              <w:spacing w:after="0" w:line="240" w:lineRule="auto"/>
              <w:ind w:firstLine="0"/>
              <w:jc w:val="center"/>
              <w:rPr>
                <w:rFonts w:ascii="Times New Roman" w:cs="Times New Roman" w:eastAsia="Times New Roman" w:hAnsi="Times New Roman"/>
                <w:color w:val="000000"/>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93c47d" w:space="0" w:sz="4" w:val="single"/>
              <w:left w:color="93c47d" w:space="0" w:sz="4" w:val="single"/>
              <w:bottom w:color="93c47d" w:space="0" w:sz="4" w:val="single"/>
              <w:right w:color="93c47d" w:space="0" w:sz="4" w:val="single"/>
            </w:tcBorders>
            <w:shd w:fill="f2f2f2" w:val="clear"/>
            <w:tcMar>
              <w:top w:w="80.0" w:type="dxa"/>
              <w:left w:w="120.0" w:type="dxa"/>
              <w:bottom w:w="80.0" w:type="dxa"/>
              <w:right w:w="120.0" w:type="dxa"/>
            </w:tcMar>
          </w:tcPr>
          <w:p w:rsidR="00000000" w:rsidDel="00000000" w:rsidP="00000000" w:rsidRDefault="00000000" w:rsidRPr="00000000" w14:paraId="0000019E">
            <w:pPr>
              <w:spacing w:after="0" w:line="240" w:lineRule="auto"/>
              <w:ind w:firstLine="0"/>
              <w:jc w:val="left"/>
              <w:rPr>
                <w:rFonts w:ascii="Times New Roman" w:cs="Times New Roman" w:eastAsia="Times New Roman" w:hAnsi="Times New Roman"/>
                <w:color w:val="000000"/>
              </w:rPr>
            </w:pPr>
            <w:r w:rsidDel="00000000" w:rsidR="00000000" w:rsidRPr="00000000">
              <w:rPr>
                <w:sz w:val="20"/>
                <w:szCs w:val="20"/>
                <w:rtl w:val="0"/>
              </w:rPr>
              <w:t xml:space="preserve">Perfil do usuário</w:t>
            </w:r>
            <w:r w:rsidDel="00000000" w:rsidR="00000000" w:rsidRPr="00000000">
              <w:rPr>
                <w:rtl w:val="0"/>
              </w:rPr>
            </w:r>
          </w:p>
        </w:tc>
        <w:tc>
          <w:tcPr>
            <w:tcBorders>
              <w:top w:color="93c47d" w:space="0" w:sz="4" w:val="single"/>
              <w:left w:color="93c47d" w:space="0" w:sz="4" w:val="single"/>
              <w:bottom w:color="93c47d" w:space="0" w:sz="4" w:val="single"/>
              <w:right w:color="93c47d" w:space="0" w:sz="4" w:val="single"/>
            </w:tcBorders>
            <w:shd w:fill="f2f2f2" w:val="clear"/>
            <w:tcMar>
              <w:top w:w="80.0" w:type="dxa"/>
              <w:left w:w="120.0" w:type="dxa"/>
              <w:bottom w:w="80.0" w:type="dxa"/>
              <w:right w:w="120.0" w:type="dxa"/>
            </w:tcMar>
          </w:tcPr>
          <w:p w:rsidR="00000000" w:rsidDel="00000000" w:rsidP="00000000" w:rsidRDefault="00000000" w:rsidRPr="00000000" w14:paraId="0000019F">
            <w:pPr>
              <w:spacing w:after="0" w:line="240" w:lineRule="auto"/>
              <w:ind w:firstLine="0"/>
              <w:jc w:val="left"/>
              <w:rPr>
                <w:rFonts w:ascii="Times New Roman" w:cs="Times New Roman" w:eastAsia="Times New Roman" w:hAnsi="Times New Roman"/>
                <w:color w:val="000000"/>
              </w:rPr>
            </w:pPr>
            <w:r w:rsidDel="00000000" w:rsidR="00000000" w:rsidRPr="00000000">
              <w:rPr>
                <w:sz w:val="20"/>
                <w:szCs w:val="20"/>
                <w:rtl w:val="0"/>
              </w:rPr>
              <w:t xml:space="preserve">Pessoa Advogado</w:t>
            </w:r>
            <w:r w:rsidDel="00000000" w:rsidR="00000000" w:rsidRPr="00000000">
              <w:rPr>
                <w:rtl w:val="0"/>
              </w:rPr>
            </w:r>
          </w:p>
          <w:p w:rsidR="00000000" w:rsidDel="00000000" w:rsidP="00000000" w:rsidRDefault="00000000" w:rsidRPr="00000000" w14:paraId="000001A0">
            <w:pPr>
              <w:spacing w:after="0" w:line="240" w:lineRule="auto"/>
              <w:ind w:firstLine="0"/>
              <w:jc w:val="left"/>
              <w:rPr>
                <w:rFonts w:ascii="Times New Roman" w:cs="Times New Roman" w:eastAsia="Times New Roman" w:hAnsi="Times New Roman"/>
                <w:color w:val="000000"/>
              </w:rPr>
            </w:pPr>
            <w:r w:rsidDel="00000000" w:rsidR="00000000" w:rsidRPr="00000000">
              <w:rPr>
                <w:rtl w:val="0"/>
              </w:rPr>
            </w:r>
          </w:p>
        </w:tc>
      </w:tr>
      <w:tr>
        <w:trPr>
          <w:cantSplit w:val="0"/>
          <w:tblHeader w:val="0"/>
        </w:trPr>
        <w:tc>
          <w:tcPr>
            <w:tcBorders>
              <w:top w:color="93c47d" w:space="0" w:sz="4" w:val="single"/>
              <w:left w:color="93c47d" w:space="0" w:sz="4" w:val="single"/>
              <w:bottom w:color="93c47d" w:space="0" w:sz="4" w:val="single"/>
              <w:right w:color="93c47d"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spacing w:after="0" w:line="240" w:lineRule="auto"/>
              <w:ind w:firstLine="0"/>
              <w:jc w:val="left"/>
              <w:rPr>
                <w:rFonts w:ascii="Times New Roman" w:cs="Times New Roman" w:eastAsia="Times New Roman" w:hAnsi="Times New Roman"/>
                <w:color w:val="000000"/>
              </w:rPr>
            </w:pPr>
            <w:r w:rsidDel="00000000" w:rsidR="00000000" w:rsidRPr="00000000">
              <w:rPr>
                <w:sz w:val="20"/>
                <w:szCs w:val="20"/>
                <w:rtl w:val="0"/>
              </w:rPr>
              <w:t xml:space="preserve">Consulta em linguagem natural</w:t>
            </w:r>
            <w:r w:rsidDel="00000000" w:rsidR="00000000" w:rsidRPr="00000000">
              <w:rPr>
                <w:rtl w:val="0"/>
              </w:rPr>
            </w:r>
          </w:p>
        </w:tc>
        <w:tc>
          <w:tcPr>
            <w:tcBorders>
              <w:top w:color="93c47d" w:space="0" w:sz="4" w:val="single"/>
              <w:left w:color="93c47d" w:space="0" w:sz="4" w:val="single"/>
              <w:bottom w:color="93c47d" w:space="0" w:sz="4" w:val="single"/>
              <w:right w:color="93c47d"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spacing w:after="0" w:line="240" w:lineRule="auto"/>
              <w:ind w:firstLine="0"/>
              <w:jc w:val="left"/>
              <w:rPr>
                <w:rFonts w:ascii="Times New Roman" w:cs="Times New Roman" w:eastAsia="Times New Roman" w:hAnsi="Times New Roman"/>
                <w:color w:val="000000"/>
              </w:rPr>
            </w:pPr>
            <w:r w:rsidDel="00000000" w:rsidR="00000000" w:rsidRPr="00000000">
              <w:rPr>
                <w:sz w:val="20"/>
                <w:szCs w:val="20"/>
                <w:rtl w:val="0"/>
              </w:rPr>
              <w:t xml:space="preserve">“</w:t>
            </w:r>
            <w:r w:rsidDel="00000000" w:rsidR="00000000" w:rsidRPr="00000000">
              <w:rPr>
                <w:sz w:val="20"/>
                <w:szCs w:val="20"/>
                <w:rtl w:val="0"/>
              </w:rPr>
              <w:t xml:space="preserve">Quero desenvolver um parque eólico offshore na costa fluminense. O que preciso saber para pedir a licença ambiental?</w:t>
            </w: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93c47d" w:space="0" w:sz="4" w:val="single"/>
              <w:left w:color="93c47d" w:space="0" w:sz="4" w:val="single"/>
              <w:bottom w:color="93c47d" w:space="0" w:sz="4" w:val="single"/>
              <w:right w:color="93c47d" w:space="0" w:sz="4" w:val="single"/>
            </w:tcBorders>
            <w:shd w:fill="f2f2f2" w:val="clear"/>
            <w:tcMar>
              <w:top w:w="80.0" w:type="dxa"/>
              <w:left w:w="120.0" w:type="dxa"/>
              <w:bottom w:w="80.0" w:type="dxa"/>
              <w:right w:w="120.0" w:type="dxa"/>
            </w:tcMar>
          </w:tcPr>
          <w:p w:rsidR="00000000" w:rsidDel="00000000" w:rsidP="00000000" w:rsidRDefault="00000000" w:rsidRPr="00000000" w14:paraId="000001A3">
            <w:pPr>
              <w:spacing w:after="0" w:line="240" w:lineRule="auto"/>
              <w:ind w:firstLine="0"/>
              <w:jc w:val="left"/>
              <w:rPr>
                <w:rFonts w:ascii="Times New Roman" w:cs="Times New Roman" w:eastAsia="Times New Roman" w:hAnsi="Times New Roman"/>
                <w:color w:val="000000"/>
              </w:rPr>
            </w:pPr>
            <w:r w:rsidDel="00000000" w:rsidR="00000000" w:rsidRPr="00000000">
              <w:rPr>
                <w:sz w:val="20"/>
                <w:szCs w:val="20"/>
                <w:rtl w:val="0"/>
              </w:rPr>
              <w:t xml:space="preserve">Filtros ativos</w:t>
            </w:r>
            <w:r w:rsidDel="00000000" w:rsidR="00000000" w:rsidRPr="00000000">
              <w:rPr>
                <w:rtl w:val="0"/>
              </w:rPr>
            </w:r>
          </w:p>
        </w:tc>
        <w:tc>
          <w:tcPr>
            <w:tcBorders>
              <w:top w:color="93c47d" w:space="0" w:sz="4" w:val="single"/>
              <w:left w:color="93c47d" w:space="0" w:sz="4" w:val="single"/>
              <w:bottom w:color="93c47d" w:space="0" w:sz="4" w:val="single"/>
              <w:right w:color="93c47d" w:space="0" w:sz="4" w:val="single"/>
            </w:tcBorders>
            <w:tcMar>
              <w:top w:w="80.0" w:type="dxa"/>
              <w:left w:w="120.0" w:type="dxa"/>
              <w:bottom w:w="80.0" w:type="dxa"/>
              <w:right w:w="120.0" w:type="dxa"/>
            </w:tcMar>
          </w:tcPr>
          <w:p w:rsidR="00000000" w:rsidDel="00000000" w:rsidP="00000000" w:rsidRDefault="00000000" w:rsidRPr="00000000" w14:paraId="000001A4">
            <w:pPr>
              <w:spacing w:after="0" w:line="240" w:lineRule="auto"/>
              <w:ind w:firstLine="0"/>
              <w:jc w:val="left"/>
              <w:rPr>
                <w:rFonts w:ascii="Times New Roman" w:cs="Times New Roman" w:eastAsia="Times New Roman" w:hAnsi="Times New Roman"/>
                <w:color w:val="000000"/>
              </w:rPr>
            </w:pPr>
            <w:r w:rsidDel="00000000" w:rsidR="00000000" w:rsidRPr="00000000">
              <w:rPr>
                <w:sz w:val="20"/>
                <w:szCs w:val="20"/>
                <w:rtl w:val="0"/>
              </w:rPr>
              <w:t xml:space="preserve">Nenhum (busca sem filtros iniciais)</w:t>
            </w:r>
            <w:r w:rsidDel="00000000" w:rsidR="00000000" w:rsidRPr="00000000">
              <w:rPr>
                <w:rtl w:val="0"/>
              </w:rPr>
            </w:r>
          </w:p>
        </w:tc>
      </w:tr>
      <w:tr>
        <w:trPr>
          <w:cantSplit w:val="0"/>
          <w:tblHeader w:val="0"/>
        </w:trPr>
        <w:tc>
          <w:tcPr>
            <w:tcBorders>
              <w:top w:color="93c47d" w:space="0" w:sz="4" w:val="single"/>
              <w:left w:color="93c47d" w:space="0" w:sz="4" w:val="single"/>
              <w:bottom w:color="93c47d" w:space="0" w:sz="4" w:val="single"/>
              <w:right w:color="93c47d"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spacing w:after="0" w:line="240" w:lineRule="auto"/>
              <w:ind w:firstLine="0"/>
              <w:jc w:val="left"/>
              <w:rPr>
                <w:rFonts w:ascii="Times New Roman" w:cs="Times New Roman" w:eastAsia="Times New Roman" w:hAnsi="Times New Roman"/>
                <w:color w:val="000000"/>
              </w:rPr>
            </w:pPr>
            <w:r w:rsidDel="00000000" w:rsidR="00000000" w:rsidRPr="00000000">
              <w:rPr>
                <w:sz w:val="20"/>
                <w:szCs w:val="20"/>
                <w:rtl w:val="0"/>
              </w:rPr>
              <w:t xml:space="preserve">Esfera de interesse</w:t>
            </w:r>
            <w:r w:rsidDel="00000000" w:rsidR="00000000" w:rsidRPr="00000000">
              <w:rPr>
                <w:rtl w:val="0"/>
              </w:rPr>
            </w:r>
          </w:p>
        </w:tc>
        <w:tc>
          <w:tcPr>
            <w:tcBorders>
              <w:top w:color="93c47d" w:space="0" w:sz="4" w:val="single"/>
              <w:left w:color="93c47d" w:space="0" w:sz="4" w:val="single"/>
              <w:bottom w:color="93c47d" w:space="0" w:sz="4" w:val="single"/>
              <w:right w:color="93c47d" w:space="0" w:sz="4" w:val="single"/>
            </w:tcBorders>
            <w:tcMar>
              <w:top w:w="80.0" w:type="dxa"/>
              <w:left w:w="120.0" w:type="dxa"/>
              <w:bottom w:w="80.0" w:type="dxa"/>
              <w:right w:w="120.0" w:type="dxa"/>
            </w:tcMar>
          </w:tcPr>
          <w:p w:rsidR="00000000" w:rsidDel="00000000" w:rsidP="00000000" w:rsidRDefault="00000000" w:rsidRPr="00000000" w14:paraId="000001A6">
            <w:pPr>
              <w:spacing w:after="0" w:line="240" w:lineRule="auto"/>
              <w:ind w:firstLine="0"/>
              <w:jc w:val="left"/>
              <w:rPr>
                <w:rFonts w:ascii="Times New Roman" w:cs="Times New Roman" w:eastAsia="Times New Roman" w:hAnsi="Times New Roman"/>
                <w:color w:val="000000"/>
              </w:rPr>
            </w:pPr>
            <w:r w:rsidDel="00000000" w:rsidR="00000000" w:rsidRPr="00000000">
              <w:rPr>
                <w:sz w:val="20"/>
                <w:szCs w:val="20"/>
                <w:rtl w:val="0"/>
              </w:rPr>
              <w:t xml:space="preserve">Todas (municipal, estadual e federal)</w:t>
            </w:r>
            <w:r w:rsidDel="00000000" w:rsidR="00000000" w:rsidRPr="00000000">
              <w:rPr>
                <w:rtl w:val="0"/>
              </w:rPr>
            </w:r>
          </w:p>
        </w:tc>
      </w:tr>
    </w:tbl>
    <w:p w:rsidR="00000000" w:rsidDel="00000000" w:rsidP="00000000" w:rsidRDefault="00000000" w:rsidRPr="00000000" w14:paraId="000001A7">
      <w:pPr>
        <w:spacing w:after="80" w:lineRule="auto"/>
        <w:ind w:firstLine="0"/>
        <w:rPr/>
      </w:pPr>
      <w:r w:rsidDel="00000000" w:rsidR="00000000" w:rsidRPr="00000000">
        <w:rPr>
          <w:rtl w:val="0"/>
        </w:rPr>
      </w:r>
    </w:p>
    <w:p w:rsidR="00000000" w:rsidDel="00000000" w:rsidP="00000000" w:rsidRDefault="00000000" w:rsidRPr="00000000" w14:paraId="000001A8">
      <w:pPr>
        <w:spacing w:after="120" w:before="360" w:lineRule="auto"/>
        <w:ind w:firstLine="0"/>
        <w:jc w:val="left"/>
        <w:rPr/>
      </w:pPr>
      <w:r w:rsidDel="00000000" w:rsidR="00000000" w:rsidRPr="00000000">
        <w:rPr>
          <w:b w:val="1"/>
          <w:bCs w:val="1"/>
          <w:color w:val="008542"/>
          <w:sz w:val="22"/>
          <w:szCs w:val="22"/>
          <w:rtl w:val="0"/>
        </w:rPr>
        <w:t xml:space="preserve">5. Passos do Teste</w:t>
      </w:r>
      <w:r w:rsidDel="00000000" w:rsidR="00000000" w:rsidRPr="00000000">
        <w:rPr>
          <w:rtl w:val="0"/>
        </w:rPr>
      </w:r>
    </w:p>
    <w:p w:rsidR="00000000" w:rsidDel="00000000" w:rsidP="00000000" w:rsidRDefault="00000000" w:rsidRPr="00000000" w14:paraId="000001A9">
      <w:pPr>
        <w:numPr>
          <w:ilvl w:val="0"/>
          <w:numId w:val="4"/>
        </w:numPr>
        <w:spacing w:after="0" w:before="280" w:lineRule="auto"/>
        <w:ind w:left="720" w:hanging="360"/>
        <w:rPr>
          <w:b w:val="1"/>
          <w:bCs w:val="1"/>
          <w:color w:val="008542"/>
          <w:sz w:val="20"/>
          <w:szCs w:val="20"/>
        </w:rPr>
      </w:pPr>
      <w:r w:rsidDel="00000000" w:rsidR="00000000" w:rsidRPr="00000000">
        <w:rPr>
          <w:rtl w:val="0"/>
        </w:rPr>
        <w:t xml:space="preserve">Acessar a interface de busca do sistema e selecionar o perfil Pessoa Advogado</w:t>
      </w:r>
      <w:r w:rsidDel="00000000" w:rsidR="00000000" w:rsidRPr="00000000">
        <w:rPr>
          <w:rtl w:val="0"/>
        </w:rPr>
      </w:r>
    </w:p>
    <w:p w:rsidR="00000000" w:rsidDel="00000000" w:rsidP="00000000" w:rsidRDefault="00000000" w:rsidRPr="00000000" w14:paraId="000001AA">
      <w:pPr>
        <w:spacing w:after="0" w:lineRule="auto"/>
        <w:ind w:left="0" w:firstLine="0"/>
        <w:jc w:val="center"/>
        <w:rPr>
          <w:b w:val="1"/>
          <w:bCs w:val="1"/>
          <w:color w:val="008542"/>
          <w:sz w:val="20"/>
          <w:szCs w:val="20"/>
        </w:rPr>
      </w:pPr>
      <w:r w:rsidDel="00000000" w:rsidR="00000000" w:rsidRPr="00000000">
        <w:rPr/>
        <w:drawing>
          <wp:inline distB="0" distT="0" distL="0" distR="0">
            <wp:extent cx="5400040" cy="2495550"/>
            <wp:effectExtent b="0" l="0" r="0" t="0"/>
            <wp:docPr id="1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40004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80" w:lineRule="auto"/>
        <w:ind w:left="0" w:firstLine="0"/>
        <w:jc w:val="center"/>
        <w:rPr>
          <w:b w:val="1"/>
          <w:bCs w:val="1"/>
          <w:color w:val="008542"/>
          <w:sz w:val="20"/>
          <w:szCs w:val="20"/>
        </w:rPr>
      </w:pPr>
      <w:r w:rsidDel="00000000" w:rsidR="00000000" w:rsidRPr="00000000">
        <w:rPr/>
        <w:drawing>
          <wp:inline distB="0" distT="0" distL="0" distR="0">
            <wp:extent cx="5400040" cy="2835910"/>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400040" cy="283591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0" w:line="240" w:lineRule="auto"/>
        <w:ind w:firstLine="720"/>
        <w:jc w:val="left"/>
        <w:rPr/>
      </w:pPr>
      <w:r w:rsidDel="00000000" w:rsidR="00000000" w:rsidRPr="00000000">
        <w:rPr>
          <w:rtl w:val="0"/>
        </w:rPr>
        <w:t xml:space="preserve">Resultado Esperado: Interface carregada corretamente. Avaliação: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1AD">
      <w:pPr>
        <w:numPr>
          <w:ilvl w:val="0"/>
          <w:numId w:val="4"/>
        </w:numPr>
        <w:spacing w:after="0" w:before="280" w:lineRule="auto"/>
        <w:ind w:left="720" w:hanging="360"/>
        <w:rPr>
          <w:b w:val="1"/>
          <w:bCs w:val="1"/>
          <w:color w:val="008542"/>
          <w:sz w:val="20"/>
          <w:szCs w:val="20"/>
        </w:rPr>
      </w:pPr>
      <w:r w:rsidDel="00000000" w:rsidR="00000000" w:rsidRPr="00000000">
        <w:rPr>
          <w:rtl w:val="0"/>
        </w:rPr>
        <w:t xml:space="preserve">Inserir a consulta em linguagem natural</w:t>
      </w:r>
      <w:r w:rsidDel="00000000" w:rsidR="00000000" w:rsidRPr="00000000">
        <w:rPr>
          <w:rtl w:val="0"/>
        </w:rPr>
      </w:r>
    </w:p>
    <w:p w:rsidR="00000000" w:rsidDel="00000000" w:rsidP="00000000" w:rsidRDefault="00000000" w:rsidRPr="00000000" w14:paraId="000001AE">
      <w:pPr>
        <w:spacing w:after="0" w:lineRule="auto"/>
        <w:ind w:left="720" w:firstLine="0"/>
        <w:rPr>
          <w:b w:val="1"/>
          <w:bCs w:val="1"/>
          <w:color w:val="008542"/>
          <w:sz w:val="20"/>
          <w:szCs w:val="20"/>
        </w:rPr>
      </w:pPr>
      <w:r w:rsidDel="00000000" w:rsidR="00000000" w:rsidRPr="00000000">
        <w:rPr>
          <w:rtl w:val="0"/>
        </w:rPr>
      </w:r>
    </w:p>
    <w:p w:rsidR="00000000" w:rsidDel="00000000" w:rsidP="00000000" w:rsidRDefault="00000000" w:rsidRPr="00000000" w14:paraId="000001AF">
      <w:pPr>
        <w:spacing w:after="80" w:lineRule="auto"/>
        <w:ind w:left="0" w:firstLine="0"/>
        <w:jc w:val="center"/>
        <w:rPr>
          <w:b w:val="1"/>
          <w:bCs w:val="1"/>
          <w:color w:val="008542"/>
          <w:sz w:val="20"/>
          <w:szCs w:val="20"/>
        </w:rPr>
      </w:pPr>
      <w:r w:rsidDel="00000000" w:rsidR="00000000" w:rsidRPr="00000000">
        <w:rPr>
          <w:b w:val="1"/>
          <w:bCs w:val="1"/>
          <w:color w:val="008542"/>
          <w:sz w:val="20"/>
          <w:szCs w:val="20"/>
        </w:rPr>
        <w:drawing>
          <wp:inline distB="0" distT="0" distL="0" distR="0">
            <wp:extent cx="5429291" cy="2851172"/>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429291" cy="2851172"/>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0" w:line="240" w:lineRule="auto"/>
        <w:ind w:firstLine="720"/>
        <w:jc w:val="left"/>
        <w:rPr/>
      </w:pPr>
      <w:r w:rsidDel="00000000" w:rsidR="00000000" w:rsidRPr="00000000">
        <w:rPr>
          <w:rtl w:val="0"/>
        </w:rPr>
        <w:t xml:space="preserve">Resultado Esperado: Texto aceito sem erro. Avaliação: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1B1">
      <w:pPr>
        <w:numPr>
          <w:ilvl w:val="0"/>
          <w:numId w:val="4"/>
        </w:numPr>
        <w:spacing w:after="0" w:before="280" w:lineRule="auto"/>
        <w:ind w:left="720" w:hanging="360"/>
        <w:rPr>
          <w:b w:val="1"/>
          <w:bCs w:val="1"/>
          <w:color w:val="008542"/>
          <w:sz w:val="20"/>
          <w:szCs w:val="20"/>
        </w:rPr>
      </w:pPr>
      <w:r w:rsidDel="00000000" w:rsidR="00000000" w:rsidRPr="00000000">
        <w:rPr>
          <w:rtl w:val="0"/>
        </w:rPr>
        <w:t xml:space="preserve">Executar a busca processando semanticamente a consulta</w:t>
      </w:r>
      <w:r w:rsidDel="00000000" w:rsidR="00000000" w:rsidRPr="00000000">
        <w:rPr>
          <w:rtl w:val="0"/>
        </w:rPr>
      </w:r>
    </w:p>
    <w:p w:rsidR="00000000" w:rsidDel="00000000" w:rsidP="00000000" w:rsidRDefault="00000000" w:rsidRPr="00000000" w14:paraId="000001B2">
      <w:pPr>
        <w:spacing w:after="80" w:lineRule="auto"/>
        <w:ind w:left="720" w:hanging="720"/>
        <w:jc w:val="center"/>
        <w:rPr>
          <w:b w:val="1"/>
          <w:bCs w:val="1"/>
          <w:color w:val="008542"/>
          <w:sz w:val="20"/>
          <w:szCs w:val="20"/>
        </w:rPr>
      </w:pPr>
      <w:r w:rsidDel="00000000" w:rsidR="00000000" w:rsidRPr="00000000">
        <w:rPr/>
        <w:drawing>
          <wp:inline distB="0" distT="0" distL="0" distR="0">
            <wp:extent cx="3488076" cy="7941313"/>
            <wp:effectExtent b="0" l="0" r="0" t="0"/>
            <wp:docPr id="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3488076" cy="7941313"/>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0" w:line="240" w:lineRule="auto"/>
        <w:ind w:firstLine="720"/>
        <w:jc w:val="left"/>
        <w:rPr/>
      </w:pPr>
      <w:r w:rsidDel="00000000" w:rsidR="00000000" w:rsidRPr="00000000">
        <w:rPr>
          <w:rtl w:val="0"/>
        </w:rPr>
        <w:t xml:space="preserve">Resultado Esperado: As 9 legislações previamente levantadas que precisariam ser identificadas foram identificadas com sucesso e a relevância apontada das mesmas também estava de acordo. Busca executada dentro do tempo de execução esperado Avaliação: OK.</w:t>
      </w:r>
    </w:p>
    <w:p w:rsidR="00000000" w:rsidDel="00000000" w:rsidP="00000000" w:rsidRDefault="00000000" w:rsidRPr="00000000" w14:paraId="000001B4">
      <w:pPr>
        <w:numPr>
          <w:ilvl w:val="0"/>
          <w:numId w:val="4"/>
        </w:numPr>
        <w:spacing w:after="0" w:before="280" w:lineRule="auto"/>
        <w:ind w:left="720" w:hanging="360"/>
        <w:rPr>
          <w:b w:val="1"/>
          <w:bCs w:val="1"/>
          <w:color w:val="008542"/>
          <w:sz w:val="20"/>
          <w:szCs w:val="20"/>
        </w:rPr>
      </w:pPr>
      <w:r w:rsidDel="00000000" w:rsidR="00000000" w:rsidRPr="00000000">
        <w:rPr>
          <w:b w:val="1"/>
          <w:bCs w:val="1"/>
          <w:color w:val="008542"/>
          <w:sz w:val="20"/>
          <w:szCs w:val="20"/>
          <w:rtl w:val="0"/>
        </w:rPr>
        <w:t xml:space="preserve">Recuperação das normas no corpus da norma e da fonte das normas</w:t>
      </w:r>
    </w:p>
    <w:p w:rsidR="00000000" w:rsidDel="00000000" w:rsidP="00000000" w:rsidRDefault="00000000" w:rsidRPr="00000000" w14:paraId="000001B5">
      <w:pPr>
        <w:spacing w:after="0" w:lineRule="auto"/>
        <w:ind w:left="0" w:firstLine="0"/>
        <w:jc w:val="center"/>
        <w:rPr>
          <w:b w:val="1"/>
          <w:bCs w:val="1"/>
          <w:color w:val="008542"/>
          <w:sz w:val="20"/>
          <w:szCs w:val="20"/>
        </w:rPr>
      </w:pPr>
      <w:r w:rsidDel="00000000" w:rsidR="00000000" w:rsidRPr="00000000">
        <w:rPr>
          <w:b w:val="1"/>
          <w:bCs w:val="1"/>
          <w:color w:val="008542"/>
          <w:sz w:val="20"/>
          <w:szCs w:val="20"/>
        </w:rPr>
        <w:drawing>
          <wp:inline distB="0" distT="0" distL="0" distR="0">
            <wp:extent cx="5972175" cy="2698750"/>
            <wp:effectExtent b="0" l="0" r="0" t="0"/>
            <wp:docPr id="1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72175" cy="269875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0" w:lineRule="auto"/>
        <w:ind w:left="0" w:firstLine="0"/>
        <w:jc w:val="center"/>
        <w:rPr>
          <w:b w:val="1"/>
          <w:bCs w:val="1"/>
          <w:color w:val="008542"/>
          <w:sz w:val="20"/>
          <w:szCs w:val="20"/>
        </w:rPr>
      </w:pPr>
      <w:r w:rsidDel="00000000" w:rsidR="00000000" w:rsidRPr="00000000">
        <w:rPr>
          <w:b w:val="1"/>
          <w:bCs w:val="1"/>
          <w:color w:val="008542"/>
          <w:sz w:val="20"/>
          <w:szCs w:val="20"/>
        </w:rPr>
        <w:drawing>
          <wp:inline distB="0" distT="0" distL="0" distR="0">
            <wp:extent cx="5972175" cy="2739390"/>
            <wp:effectExtent b="0" l="0" r="0" t="0"/>
            <wp:docPr id="1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72175" cy="273939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80" w:lineRule="auto"/>
        <w:ind w:left="0" w:firstLine="0"/>
        <w:jc w:val="center"/>
        <w:rPr>
          <w:b w:val="1"/>
          <w:bCs w:val="1"/>
          <w:color w:val="008542"/>
          <w:sz w:val="20"/>
          <w:szCs w:val="20"/>
        </w:rPr>
      </w:pPr>
      <w:r w:rsidDel="00000000" w:rsidR="00000000" w:rsidRPr="00000000">
        <w:rPr/>
        <w:drawing>
          <wp:inline distB="0" distT="0" distL="0" distR="0">
            <wp:extent cx="5400040" cy="2646045"/>
            <wp:effectExtent b="0" l="0" r="0" t="0"/>
            <wp:docPr id="1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400040" cy="2646045"/>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0" w:line="240" w:lineRule="auto"/>
        <w:ind w:firstLine="720"/>
        <w:jc w:val="left"/>
        <w:rPr/>
      </w:pPr>
      <w:r w:rsidDel="00000000" w:rsidR="00000000" w:rsidRPr="00000000">
        <w:rPr>
          <w:rtl w:val="0"/>
        </w:rPr>
        <w:t xml:space="preserve">Resultado Esperado: o sistema é capaz de exibir o corpus da norma, exibir  as normas relacionadas e também a fonte oficial da legislação em questão.  Avaliação: OK </w:t>
      </w:r>
    </w:p>
    <w:p w:rsidR="00000000" w:rsidDel="00000000" w:rsidP="00000000" w:rsidRDefault="00000000" w:rsidRPr="00000000" w14:paraId="000001B9">
      <w:pPr>
        <w:numPr>
          <w:ilvl w:val="0"/>
          <w:numId w:val="4"/>
        </w:numPr>
        <w:spacing w:after="80" w:before="280" w:lineRule="auto"/>
        <w:ind w:left="720" w:hanging="360"/>
        <w:rPr>
          <w:b w:val="1"/>
          <w:bCs w:val="1"/>
          <w:color w:val="008542"/>
          <w:sz w:val="20"/>
          <w:szCs w:val="20"/>
        </w:rPr>
      </w:pPr>
      <w:r w:rsidDel="00000000" w:rsidR="00000000" w:rsidRPr="00000000">
        <w:rPr>
          <w:b w:val="1"/>
          <w:bCs w:val="1"/>
          <w:color w:val="008542"/>
          <w:sz w:val="20"/>
          <w:szCs w:val="20"/>
          <w:rtl w:val="0"/>
        </w:rPr>
        <w:t xml:space="preserve">Destaque dos trechos Relevantes</w:t>
      </w:r>
    </w:p>
    <w:p w:rsidR="00000000" w:rsidDel="00000000" w:rsidP="00000000" w:rsidRDefault="00000000" w:rsidRPr="00000000" w14:paraId="000001BA">
      <w:pPr>
        <w:spacing w:after="80" w:before="280" w:lineRule="auto"/>
        <w:ind w:firstLine="0"/>
        <w:jc w:val="center"/>
        <w:rPr>
          <w:b w:val="1"/>
          <w:bCs w:val="1"/>
          <w:color w:val="008542"/>
          <w:sz w:val="20"/>
          <w:szCs w:val="20"/>
        </w:rPr>
      </w:pPr>
      <w:r w:rsidDel="00000000" w:rsidR="00000000" w:rsidRPr="00000000">
        <w:rPr>
          <w:b w:val="1"/>
          <w:bCs w:val="1"/>
          <w:color w:val="008542"/>
          <w:sz w:val="20"/>
          <w:szCs w:val="20"/>
        </w:rPr>
        <w:drawing>
          <wp:inline distB="0" distT="0" distL="0" distR="0">
            <wp:extent cx="5972175" cy="2747010"/>
            <wp:effectExtent b="0" l="0" r="0" t="0"/>
            <wp:docPr id="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72175" cy="274701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0" w:line="240" w:lineRule="auto"/>
        <w:jc w:val="left"/>
        <w:rPr/>
      </w:pPr>
      <w:r w:rsidDel="00000000" w:rsidR="00000000" w:rsidRPr="00000000">
        <w:rPr>
          <w:rtl w:val="0"/>
        </w:rPr>
        <w:t xml:space="preserve">Resultado esperado:</w:t>
      </w:r>
      <w:r w:rsidDel="00000000" w:rsidR="00000000" w:rsidRPr="00000000">
        <w:rPr>
          <w:b w:val="1"/>
          <w:bCs w:val="1"/>
          <w:color w:val="008542"/>
          <w:sz w:val="20"/>
          <w:szCs w:val="20"/>
          <w:rtl w:val="0"/>
        </w:rPr>
        <w:t xml:space="preserve"> </w:t>
      </w:r>
      <w:r w:rsidDel="00000000" w:rsidR="00000000" w:rsidRPr="00000000">
        <w:rPr>
          <w:rtl w:val="0"/>
        </w:rPr>
        <w:t xml:space="preserve">Trechos relevantes da norma para o assunto em questão são destacados. Avaliação: OK.</w:t>
      </w:r>
    </w:p>
    <w:p w:rsidR="00000000" w:rsidDel="00000000" w:rsidP="00000000" w:rsidRDefault="00000000" w:rsidRPr="00000000" w14:paraId="000001BC">
      <w:pPr>
        <w:spacing w:after="120" w:before="360" w:lineRule="auto"/>
        <w:ind w:firstLine="0"/>
        <w:jc w:val="left"/>
        <w:rPr/>
      </w:pPr>
      <w:r w:rsidDel="00000000" w:rsidR="00000000" w:rsidRPr="00000000">
        <w:rPr>
          <w:b w:val="1"/>
          <w:bCs w:val="1"/>
          <w:color w:val="008542"/>
          <w:sz w:val="22"/>
          <w:szCs w:val="22"/>
          <w:rtl w:val="0"/>
        </w:rPr>
        <w:t xml:space="preserve">8. Status do Teste</w:t>
      </w:r>
      <w:r w:rsidDel="00000000" w:rsidR="00000000" w:rsidRPr="00000000">
        <w:rPr>
          <w:rtl w:val="0"/>
        </w:rPr>
      </w:r>
    </w:p>
    <w:p w:rsidR="00000000" w:rsidDel="00000000" w:rsidP="00000000" w:rsidRDefault="00000000" w:rsidRPr="00000000" w14:paraId="000001BD">
      <w:pPr>
        <w:spacing w:after="120" w:lineRule="auto"/>
        <w:ind w:firstLine="0"/>
        <w:rPr/>
      </w:pPr>
      <w:r w:rsidDel="00000000" w:rsidR="00000000" w:rsidRPr="00000000">
        <w:rPr>
          <w:highlight w:val="black"/>
          <w:rtl w:val="0"/>
        </w:rPr>
        <w:t xml:space="preserve">☐</w:t>
      </w:r>
      <w:r w:rsidDel="00000000" w:rsidR="00000000" w:rsidRPr="00000000">
        <w:rPr>
          <w:rtl w:val="0"/>
        </w:rPr>
        <w:t xml:space="preserve"> Aprovado     ☐ Reprovado     ☐ Parcial</w:t>
      </w:r>
    </w:p>
    <w:p w:rsidR="00000000" w:rsidDel="00000000" w:rsidP="00000000" w:rsidRDefault="00000000" w:rsidRPr="00000000" w14:paraId="000001BE">
      <w:pPr>
        <w:spacing w:after="120" w:before="360" w:lineRule="auto"/>
        <w:ind w:firstLine="0"/>
        <w:jc w:val="left"/>
        <w:rPr/>
      </w:pPr>
      <w:r w:rsidDel="00000000" w:rsidR="00000000" w:rsidRPr="00000000">
        <w:rPr>
          <w:b w:val="1"/>
          <w:bCs w:val="1"/>
          <w:color w:val="008542"/>
          <w:sz w:val="26"/>
          <w:szCs w:val="26"/>
          <w:rtl w:val="0"/>
        </w:rPr>
        <w:t xml:space="preserve">Caso de Teste nº 02</w:t>
      </w:r>
      <w:r w:rsidDel="00000000" w:rsidR="00000000" w:rsidRPr="00000000">
        <w:rPr>
          <w:rtl w:val="0"/>
        </w:rPr>
      </w:r>
    </w:p>
    <w:p w:rsidR="00000000" w:rsidDel="00000000" w:rsidP="00000000" w:rsidRDefault="00000000" w:rsidRPr="00000000" w14:paraId="000001BF">
      <w:pPr>
        <w:spacing w:after="120" w:before="360" w:lineRule="auto"/>
        <w:ind w:firstLine="0"/>
        <w:jc w:val="left"/>
        <w:rPr/>
      </w:pPr>
      <w:r w:rsidDel="00000000" w:rsidR="00000000" w:rsidRPr="00000000">
        <w:rPr>
          <w:b w:val="1"/>
          <w:bCs w:val="1"/>
          <w:color w:val="008542"/>
          <w:sz w:val="22"/>
          <w:szCs w:val="22"/>
          <w:rtl w:val="0"/>
        </w:rPr>
        <w:t xml:space="preserve">1. Identificação do Teste</w:t>
      </w:r>
      <w:r w:rsidDel="00000000" w:rsidR="00000000" w:rsidRPr="00000000">
        <w:rPr>
          <w:rtl w:val="0"/>
        </w:rPr>
      </w:r>
    </w:p>
    <w:p w:rsidR="00000000" w:rsidDel="00000000" w:rsidP="00000000" w:rsidRDefault="00000000" w:rsidRPr="00000000" w14:paraId="000001C0">
      <w:pPr>
        <w:spacing w:after="80" w:before="280" w:lineRule="auto"/>
        <w:ind w:firstLine="0"/>
        <w:rPr/>
      </w:pPr>
      <w:r w:rsidDel="00000000" w:rsidR="00000000" w:rsidRPr="00000000">
        <w:rPr>
          <w:b w:val="1"/>
          <w:bCs w:val="1"/>
          <w:color w:val="008542"/>
          <w:sz w:val="20"/>
          <w:szCs w:val="20"/>
          <w:rtl w:val="0"/>
        </w:rPr>
        <w:t xml:space="preserve">Tabela 14</w:t>
      </w:r>
      <w:r w:rsidDel="00000000" w:rsidR="00000000" w:rsidRPr="00000000">
        <w:rPr>
          <w:rtl w:val="0"/>
        </w:rPr>
      </w:r>
    </w:p>
    <w:tbl>
      <w:tblPr>
        <w:tblStyle w:val="Table13"/>
        <w:tblW w:w="9072.0" w:type="dxa"/>
        <w:jc w:val="left"/>
        <w:tblBorders>
          <w:top w:color="93c47d" w:space="0" w:sz="4" w:val="single"/>
          <w:left w:color="93c47d" w:space="0" w:sz="4" w:val="single"/>
          <w:bottom w:color="93c47d" w:space="0" w:sz="4" w:val="single"/>
          <w:right w:color="93c47d" w:space="0" w:sz="4" w:val="single"/>
          <w:insideH w:color="93c47d" w:space="0" w:sz="4" w:val="single"/>
          <w:insideV w:color="93c47d" w:space="0" w:sz="4" w:val="single"/>
        </w:tblBorders>
        <w:tblLayout w:type="fixed"/>
        <w:tblLook w:val="0400"/>
      </w:tblPr>
      <w:tblGrid>
        <w:gridCol w:w="3000"/>
        <w:gridCol w:w="6072"/>
        <w:tblGridChange w:id="0">
          <w:tblGrid>
            <w:gridCol w:w="3000"/>
            <w:gridCol w:w="6072"/>
          </w:tblGrid>
        </w:tblGridChange>
      </w:tblGrid>
      <w:tr>
        <w:trPr>
          <w:cantSplit w:val="0"/>
          <w:tblHeader w:val="0"/>
        </w:trPr>
        <w:tc>
          <w:tcPr>
            <w:shd w:fill="008542" w:val="clear"/>
            <w:tcMar>
              <w:top w:w="80.0" w:type="dxa"/>
              <w:left w:w="120.0" w:type="dxa"/>
              <w:bottom w:w="80.0" w:type="dxa"/>
              <w:right w:w="120.0" w:type="dxa"/>
            </w:tcMar>
          </w:tcPr>
          <w:p w:rsidR="00000000" w:rsidDel="00000000" w:rsidP="00000000" w:rsidRDefault="00000000" w:rsidRPr="00000000" w14:paraId="000001C1">
            <w:pPr>
              <w:spacing w:after="0" w:line="240" w:lineRule="auto"/>
              <w:ind w:firstLine="0"/>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1C2">
            <w:pPr>
              <w:spacing w:after="0" w:line="240" w:lineRule="auto"/>
              <w:ind w:firstLine="0"/>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C3">
            <w:pPr>
              <w:spacing w:after="0" w:line="240" w:lineRule="auto"/>
              <w:ind w:firstLine="0"/>
              <w:jc w:val="left"/>
              <w:rPr/>
            </w:pPr>
            <w:r w:rsidDel="00000000" w:rsidR="00000000" w:rsidRPr="00000000">
              <w:rPr>
                <w:sz w:val="20"/>
                <w:szCs w:val="20"/>
                <w:rtl w:val="0"/>
              </w:rPr>
              <w:t xml:space="preserve">ID do Caso de Teste</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C4">
            <w:pPr>
              <w:spacing w:after="0" w:line="240" w:lineRule="auto"/>
              <w:ind w:firstLine="0"/>
              <w:jc w:val="left"/>
              <w:rPr/>
            </w:pPr>
            <w:r w:rsidDel="00000000" w:rsidR="00000000" w:rsidRPr="00000000">
              <w:rPr>
                <w:sz w:val="20"/>
                <w:szCs w:val="20"/>
                <w:rtl w:val="0"/>
              </w:rPr>
              <w:t xml:space="preserve">DCT-02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C5">
            <w:pPr>
              <w:spacing w:after="0" w:line="240" w:lineRule="auto"/>
              <w:ind w:firstLine="0"/>
              <w:jc w:val="left"/>
              <w:rPr/>
            </w:pPr>
            <w:r w:rsidDel="00000000" w:rsidR="00000000" w:rsidRPr="00000000">
              <w:rPr>
                <w:sz w:val="20"/>
                <w:szCs w:val="20"/>
                <w:rtl w:val="0"/>
              </w:rPr>
              <w:t xml:space="preserve">Nome do Caso de Uso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C6">
            <w:pPr>
              <w:spacing w:after="0" w:line="240" w:lineRule="auto"/>
              <w:ind w:firstLine="0"/>
              <w:jc w:val="left"/>
              <w:rPr/>
            </w:pPr>
            <w:r w:rsidDel="00000000" w:rsidR="00000000" w:rsidRPr="00000000">
              <w:rPr>
                <w:sz w:val="20"/>
                <w:szCs w:val="20"/>
                <w:rtl w:val="0"/>
              </w:rPr>
              <w:t xml:space="preserve">UC-02 — Mapeamento de Lacuna Normativa entre Esferas (Posso alugar meu apartamento em Copacabana pelo Airbnb?)</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C7">
            <w:pPr>
              <w:spacing w:after="0" w:line="240" w:lineRule="auto"/>
              <w:ind w:firstLine="0"/>
              <w:jc w:val="left"/>
              <w:rPr/>
            </w:pPr>
            <w:r w:rsidDel="00000000" w:rsidR="00000000" w:rsidRPr="00000000">
              <w:rPr>
                <w:sz w:val="20"/>
                <w:szCs w:val="20"/>
                <w:rtl w:val="0"/>
              </w:rPr>
              <w:t xml:space="preserve">Versão do Sistema</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C8">
            <w:pPr>
              <w:spacing w:after="0" w:line="240" w:lineRule="auto"/>
              <w:ind w:firstLine="0"/>
              <w:jc w:val="left"/>
              <w:rPr/>
            </w:pPr>
            <w:r w:rsidDel="00000000" w:rsidR="00000000" w:rsidRPr="00000000">
              <w:rPr>
                <w:sz w:val="20"/>
                <w:szCs w:val="20"/>
                <w:rtl w:val="0"/>
              </w:rPr>
              <w:t xml:space="preserve">1.0 — TRL nível 3</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C9">
            <w:pPr>
              <w:spacing w:after="0" w:line="240" w:lineRule="auto"/>
              <w:ind w:firstLine="0"/>
              <w:jc w:val="left"/>
              <w:rPr/>
            </w:pPr>
            <w:r w:rsidDel="00000000" w:rsidR="00000000" w:rsidRPr="00000000">
              <w:rPr>
                <w:sz w:val="20"/>
                <w:szCs w:val="20"/>
                <w:rtl w:val="0"/>
              </w:rPr>
              <w:t xml:space="preserve">Data do Teste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CA">
            <w:pPr>
              <w:spacing w:after="0" w:line="240" w:lineRule="auto"/>
              <w:ind w:firstLine="0"/>
              <w:jc w:val="left"/>
              <w:rPr/>
            </w:pPr>
            <w:r w:rsidDel="00000000" w:rsidR="00000000" w:rsidRPr="00000000">
              <w:rPr>
                <w:sz w:val="20"/>
                <w:szCs w:val="20"/>
                <w:rtl w:val="0"/>
              </w:rPr>
              <w:t xml:space="preserve">29/06/2026</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CB">
            <w:pPr>
              <w:spacing w:after="0" w:line="240" w:lineRule="auto"/>
              <w:ind w:firstLine="0"/>
              <w:jc w:val="left"/>
              <w:rPr/>
            </w:pPr>
            <w:r w:rsidDel="00000000" w:rsidR="00000000" w:rsidRPr="00000000">
              <w:rPr>
                <w:sz w:val="20"/>
                <w:szCs w:val="20"/>
                <w:rtl w:val="0"/>
              </w:rPr>
              <w:t xml:space="preserve">Responsável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CC">
            <w:pPr>
              <w:spacing w:after="0" w:line="240" w:lineRule="auto"/>
              <w:ind w:firstLine="0"/>
              <w:jc w:val="left"/>
              <w:rPr/>
            </w:pPr>
            <w:r w:rsidDel="00000000" w:rsidR="00000000" w:rsidRPr="00000000">
              <w:rPr>
                <w:sz w:val="20"/>
                <w:szCs w:val="20"/>
                <w:rtl w:val="0"/>
              </w:rPr>
              <w:t xml:space="preserve">Grupo F</w:t>
            </w:r>
            <w:r w:rsidDel="00000000" w:rsidR="00000000" w:rsidRPr="00000000">
              <w:rPr>
                <w:rtl w:val="0"/>
              </w:rPr>
            </w:r>
          </w:p>
        </w:tc>
      </w:tr>
    </w:tbl>
    <w:p w:rsidR="00000000" w:rsidDel="00000000" w:rsidP="00000000" w:rsidRDefault="00000000" w:rsidRPr="00000000" w14:paraId="000001CD">
      <w:pPr>
        <w:spacing w:after="280" w:line="240" w:lineRule="auto"/>
        <w:ind w:firstLine="0"/>
        <w:rPr/>
      </w:pPr>
      <w:r w:rsidDel="00000000" w:rsidR="00000000" w:rsidRPr="00000000">
        <w:rPr>
          <w:rtl w:val="0"/>
        </w:rPr>
      </w:r>
    </w:p>
    <w:p w:rsidR="00000000" w:rsidDel="00000000" w:rsidP="00000000" w:rsidRDefault="00000000" w:rsidRPr="00000000" w14:paraId="000001CE">
      <w:pPr>
        <w:spacing w:after="120" w:before="360" w:lineRule="auto"/>
        <w:ind w:firstLine="0"/>
        <w:jc w:val="left"/>
        <w:rPr/>
      </w:pPr>
      <w:r w:rsidDel="00000000" w:rsidR="00000000" w:rsidRPr="00000000">
        <w:rPr>
          <w:b w:val="1"/>
          <w:bCs w:val="1"/>
          <w:color w:val="008542"/>
          <w:sz w:val="22"/>
          <w:szCs w:val="22"/>
          <w:rtl w:val="0"/>
        </w:rPr>
        <w:t xml:space="preserve">2. Objetivo do Teste</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Verificar se o sistema é capaz de, a partir de uma consulta temática em linguagem natural, realizar varredura semântica no corpus normativo multiesfera e  apontar como alerta a exsitência lacunas regulatórias, gerar relatório estruturado com trechos de referência e indicadores de confiança — dentro do limite de tempo e com nível de acurácia compatível com o requisito RNF-02.02.</w:t>
      </w:r>
    </w:p>
    <w:p w:rsidR="00000000" w:rsidDel="00000000" w:rsidP="00000000" w:rsidRDefault="00000000" w:rsidRPr="00000000" w14:paraId="000001D0">
      <w:pPr>
        <w:spacing w:after="120" w:before="360" w:lineRule="auto"/>
        <w:ind w:firstLine="0"/>
        <w:jc w:val="left"/>
        <w:rPr/>
      </w:pPr>
      <w:r w:rsidDel="00000000" w:rsidR="00000000" w:rsidRPr="00000000">
        <w:rPr>
          <w:b w:val="1"/>
          <w:bCs w:val="1"/>
          <w:color w:val="008542"/>
          <w:sz w:val="22"/>
          <w:szCs w:val="22"/>
          <w:rtl w:val="0"/>
        </w:rPr>
        <w:t xml:space="preserve">3. Pré-condições</w:t>
      </w:r>
      <w:r w:rsidDel="00000000" w:rsidR="00000000" w:rsidRPr="00000000">
        <w:rPr>
          <w:rtl w:val="0"/>
        </w:rPr>
      </w:r>
    </w:p>
    <w:p w:rsidR="00000000" w:rsidDel="00000000" w:rsidP="00000000" w:rsidRDefault="00000000" w:rsidRPr="00000000" w14:paraId="000001D1">
      <w:pPr>
        <w:numPr>
          <w:ilvl w:val="0"/>
          <w:numId w:val="7"/>
        </w:numPr>
        <w:spacing w:after="80" w:lineRule="auto"/>
        <w:ind w:left="720" w:hanging="360"/>
        <w:rPr>
          <w:color w:val="008542"/>
        </w:rPr>
      </w:pPr>
      <w:r w:rsidDel="00000000" w:rsidR="00000000" w:rsidRPr="00000000">
        <w:rPr>
          <w:rtl w:val="0"/>
        </w:rPr>
        <w:t xml:space="preserve">Corpus normativo indexado contendo: </w:t>
      </w:r>
    </w:p>
    <w:p w:rsidR="00000000" w:rsidDel="00000000" w:rsidP="00000000" w:rsidRDefault="00000000" w:rsidRPr="00000000" w14:paraId="000001D2">
      <w:pPr>
        <w:numPr>
          <w:ilvl w:val="1"/>
          <w:numId w:val="7"/>
        </w:numPr>
        <w:spacing w:after="80" w:lineRule="auto"/>
        <w:ind w:left="1440" w:hanging="360"/>
      </w:pPr>
      <w:r w:rsidDel="00000000" w:rsidR="00000000" w:rsidRPr="00000000">
        <w:rPr>
          <w:rtl w:val="0"/>
        </w:rPr>
        <w:t xml:space="preserve">Legislação municipal (RJ)</w:t>
      </w:r>
    </w:p>
    <w:p w:rsidR="00000000" w:rsidDel="00000000" w:rsidP="00000000" w:rsidRDefault="00000000" w:rsidRPr="00000000" w14:paraId="000001D3">
      <w:pPr>
        <w:numPr>
          <w:ilvl w:val="1"/>
          <w:numId w:val="7"/>
        </w:numPr>
        <w:spacing w:after="80" w:lineRule="auto"/>
        <w:ind w:left="1440" w:hanging="360"/>
      </w:pPr>
      <w:r w:rsidDel="00000000" w:rsidR="00000000" w:rsidRPr="00000000">
        <w:rPr>
          <w:rtl w:val="0"/>
        </w:rPr>
        <w:t xml:space="preserve">Legislação estadual (RJ)</w:t>
      </w:r>
    </w:p>
    <w:p w:rsidR="00000000" w:rsidDel="00000000" w:rsidP="00000000" w:rsidRDefault="00000000" w:rsidRPr="00000000" w14:paraId="000001D4">
      <w:pPr>
        <w:numPr>
          <w:ilvl w:val="1"/>
          <w:numId w:val="7"/>
        </w:numPr>
        <w:spacing w:after="80" w:lineRule="auto"/>
        <w:ind w:left="1440" w:hanging="360"/>
      </w:pPr>
      <w:r w:rsidDel="00000000" w:rsidR="00000000" w:rsidRPr="00000000">
        <w:rPr>
          <w:rtl w:val="0"/>
        </w:rPr>
        <w:t xml:space="preserve">Legislação federal</w:t>
      </w:r>
    </w:p>
    <w:p w:rsidR="00000000" w:rsidDel="00000000" w:rsidP="00000000" w:rsidRDefault="00000000" w:rsidRPr="00000000" w14:paraId="000001D5">
      <w:pPr>
        <w:numPr>
          <w:ilvl w:val="0"/>
          <w:numId w:val="7"/>
        </w:numPr>
        <w:spacing w:after="80" w:lineRule="auto"/>
        <w:ind w:left="720" w:hanging="360"/>
        <w:rPr>
          <w:color w:val="008542"/>
        </w:rPr>
      </w:pPr>
      <w:r w:rsidDel="00000000" w:rsidR="00000000" w:rsidRPr="00000000">
        <w:rPr>
          <w:rtl w:val="0"/>
        </w:rPr>
        <w:t xml:space="preserve">Sistema de NLP operacional </w:t>
      </w:r>
    </w:p>
    <w:p w:rsidR="00000000" w:rsidDel="00000000" w:rsidP="00000000" w:rsidRDefault="00000000" w:rsidRPr="00000000" w14:paraId="000001D6">
      <w:pPr>
        <w:numPr>
          <w:ilvl w:val="0"/>
          <w:numId w:val="7"/>
        </w:numPr>
        <w:spacing w:after="80" w:lineRule="auto"/>
        <w:ind w:left="720" w:hanging="360"/>
        <w:rPr>
          <w:color w:val="008542"/>
        </w:rPr>
      </w:pPr>
      <w:r w:rsidDel="00000000" w:rsidR="00000000" w:rsidRPr="00000000">
        <w:rPr>
          <w:rtl w:val="0"/>
        </w:rPr>
        <w:t xml:space="preserve">Interface de busca disponível </w:t>
      </w:r>
    </w:p>
    <w:p w:rsidR="00000000" w:rsidDel="00000000" w:rsidP="00000000" w:rsidRDefault="00000000" w:rsidRPr="00000000" w14:paraId="000001D7">
      <w:pPr>
        <w:numPr>
          <w:ilvl w:val="0"/>
          <w:numId w:val="7"/>
        </w:numPr>
        <w:spacing w:after="80" w:lineRule="auto"/>
        <w:ind w:left="720" w:hanging="360"/>
        <w:rPr>
          <w:color w:val="008542"/>
        </w:rPr>
      </w:pPr>
      <w:r w:rsidDel="00000000" w:rsidR="00000000" w:rsidRPr="00000000">
        <w:rPr>
          <w:rtl w:val="0"/>
        </w:rPr>
        <w:t xml:space="preserve">Conectividade com o sistema de indexação</w:t>
      </w:r>
    </w:p>
    <w:p w:rsidR="00000000" w:rsidDel="00000000" w:rsidP="00000000" w:rsidRDefault="00000000" w:rsidRPr="00000000" w14:paraId="000001D8">
      <w:pPr>
        <w:spacing w:after="120" w:before="360" w:lineRule="auto"/>
        <w:ind w:firstLine="0"/>
        <w:jc w:val="left"/>
        <w:rPr>
          <w:b w:val="1"/>
          <w:bCs w:val="1"/>
          <w:color w:val="008542"/>
          <w:sz w:val="22"/>
          <w:szCs w:val="22"/>
        </w:rPr>
      </w:pPr>
      <w:r w:rsidDel="00000000" w:rsidR="00000000" w:rsidRPr="00000000">
        <w:rPr>
          <w:rtl w:val="0"/>
        </w:rPr>
      </w:r>
    </w:p>
    <w:p w:rsidR="00000000" w:rsidDel="00000000" w:rsidP="00000000" w:rsidRDefault="00000000" w:rsidRPr="00000000" w14:paraId="000001D9">
      <w:pPr>
        <w:spacing w:after="120" w:before="360" w:lineRule="auto"/>
        <w:ind w:firstLine="0"/>
        <w:jc w:val="left"/>
        <w:rPr/>
      </w:pPr>
      <w:r w:rsidDel="00000000" w:rsidR="00000000" w:rsidRPr="00000000">
        <w:rPr>
          <w:b w:val="1"/>
          <w:bCs w:val="1"/>
          <w:color w:val="008542"/>
          <w:sz w:val="22"/>
          <w:szCs w:val="22"/>
          <w:rtl w:val="0"/>
        </w:rPr>
        <w:t xml:space="preserve">4. Dados de Entrada</w:t>
      </w:r>
      <w:r w:rsidDel="00000000" w:rsidR="00000000" w:rsidRPr="00000000">
        <w:rPr>
          <w:rtl w:val="0"/>
        </w:rPr>
      </w:r>
    </w:p>
    <w:p w:rsidR="00000000" w:rsidDel="00000000" w:rsidP="00000000" w:rsidRDefault="00000000" w:rsidRPr="00000000" w14:paraId="000001DA">
      <w:pPr>
        <w:spacing w:after="80" w:before="280" w:lineRule="auto"/>
        <w:ind w:firstLine="0"/>
        <w:rPr/>
      </w:pPr>
      <w:r w:rsidDel="00000000" w:rsidR="00000000" w:rsidRPr="00000000">
        <w:rPr>
          <w:b w:val="1"/>
          <w:bCs w:val="1"/>
          <w:color w:val="008542"/>
          <w:sz w:val="20"/>
          <w:szCs w:val="20"/>
          <w:rtl w:val="0"/>
        </w:rPr>
        <w:t xml:space="preserve">Tabela 15</w:t>
      </w:r>
      <w:r w:rsidDel="00000000" w:rsidR="00000000" w:rsidRPr="00000000">
        <w:rPr>
          <w:rtl w:val="0"/>
        </w:rPr>
      </w:r>
    </w:p>
    <w:tbl>
      <w:tblPr>
        <w:tblStyle w:val="Table14"/>
        <w:tblW w:w="9072.0" w:type="dxa"/>
        <w:jc w:val="left"/>
        <w:tblBorders>
          <w:top w:color="93c47d" w:space="0" w:sz="4" w:val="single"/>
          <w:left w:color="93c47d" w:space="0" w:sz="4" w:val="single"/>
          <w:bottom w:color="93c47d" w:space="0" w:sz="4" w:val="single"/>
          <w:right w:color="93c47d" w:space="0" w:sz="4" w:val="single"/>
          <w:insideH w:color="93c47d" w:space="0" w:sz="4" w:val="single"/>
          <w:insideV w:color="93c47d" w:space="0" w:sz="4" w:val="single"/>
        </w:tblBorders>
        <w:tblLayout w:type="fixed"/>
        <w:tblLook w:val="0400"/>
      </w:tblPr>
      <w:tblGrid>
        <w:gridCol w:w="3000"/>
        <w:gridCol w:w="6072"/>
        <w:tblGridChange w:id="0">
          <w:tblGrid>
            <w:gridCol w:w="3000"/>
            <w:gridCol w:w="6072"/>
          </w:tblGrid>
        </w:tblGridChange>
      </w:tblGrid>
      <w:tr>
        <w:trPr>
          <w:cantSplit w:val="0"/>
          <w:tblHeader w:val="0"/>
        </w:trPr>
        <w:tc>
          <w:tcPr>
            <w:shd w:fill="008542" w:val="clear"/>
            <w:tcMar>
              <w:top w:w="80.0" w:type="dxa"/>
              <w:left w:w="120.0" w:type="dxa"/>
              <w:bottom w:w="80.0" w:type="dxa"/>
              <w:right w:w="120.0" w:type="dxa"/>
            </w:tcMar>
          </w:tcPr>
          <w:p w:rsidR="00000000" w:rsidDel="00000000" w:rsidP="00000000" w:rsidRDefault="00000000" w:rsidRPr="00000000" w14:paraId="000001DB">
            <w:pPr>
              <w:spacing w:after="0" w:line="240" w:lineRule="auto"/>
              <w:ind w:firstLine="0"/>
              <w:jc w:val="center"/>
              <w:rPr/>
            </w:pPr>
            <w:r w:rsidDel="00000000" w:rsidR="00000000" w:rsidRPr="00000000">
              <w:rPr>
                <w:b w:val="1"/>
                <w:bCs w:val="1"/>
                <w:color w:val="ffffff"/>
                <w:sz w:val="20"/>
                <w:szCs w:val="20"/>
                <w:rtl w:val="0"/>
              </w:rPr>
              <w:t xml:space="preserve">Campo</w:t>
            </w:r>
            <w:r w:rsidDel="00000000" w:rsidR="00000000" w:rsidRPr="00000000">
              <w:rPr>
                <w:rtl w:val="0"/>
              </w:rPr>
            </w:r>
          </w:p>
        </w:tc>
        <w:tc>
          <w:tcPr>
            <w:shd w:fill="008542" w:val="clear"/>
            <w:tcMar>
              <w:top w:w="80.0" w:type="dxa"/>
              <w:left w:w="120.0" w:type="dxa"/>
              <w:bottom w:w="80.0" w:type="dxa"/>
              <w:right w:w="120.0" w:type="dxa"/>
            </w:tcMar>
          </w:tcPr>
          <w:p w:rsidR="00000000" w:rsidDel="00000000" w:rsidP="00000000" w:rsidRDefault="00000000" w:rsidRPr="00000000" w14:paraId="000001DC">
            <w:pPr>
              <w:spacing w:after="0" w:line="240" w:lineRule="auto"/>
              <w:ind w:firstLine="0"/>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DD">
            <w:pPr>
              <w:spacing w:after="0" w:line="240" w:lineRule="auto"/>
              <w:ind w:firstLine="0"/>
              <w:jc w:val="left"/>
              <w:rPr/>
            </w:pPr>
            <w:r w:rsidDel="00000000" w:rsidR="00000000" w:rsidRPr="00000000">
              <w:rPr>
                <w:sz w:val="20"/>
                <w:szCs w:val="20"/>
                <w:rtl w:val="0"/>
              </w:rPr>
              <w:t xml:space="preserve">Perfil do usuário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DE">
            <w:pPr>
              <w:spacing w:after="0" w:line="240" w:lineRule="auto"/>
              <w:ind w:firstLine="0"/>
              <w:jc w:val="left"/>
              <w:rPr/>
            </w:pPr>
            <w:r w:rsidDel="00000000" w:rsidR="00000000" w:rsidRPr="00000000">
              <w:rPr>
                <w:sz w:val="20"/>
                <w:szCs w:val="20"/>
                <w:rtl w:val="0"/>
              </w:rPr>
              <w:t xml:space="preserve">Pesquisador jurídico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DF">
            <w:pPr>
              <w:spacing w:after="0" w:line="240" w:lineRule="auto"/>
              <w:ind w:firstLine="0"/>
              <w:jc w:val="left"/>
              <w:rPr/>
            </w:pPr>
            <w:r w:rsidDel="00000000" w:rsidR="00000000" w:rsidRPr="00000000">
              <w:rPr>
                <w:sz w:val="20"/>
                <w:szCs w:val="20"/>
                <w:rtl w:val="0"/>
              </w:rPr>
              <w:t xml:space="preserve">Consulta em linguagem natural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0">
            <w:pPr>
              <w:spacing w:after="0" w:line="240" w:lineRule="auto"/>
              <w:ind w:firstLine="0"/>
              <w:jc w:val="left"/>
              <w:rPr/>
            </w:pPr>
            <w:r w:rsidDel="00000000" w:rsidR="00000000" w:rsidRPr="00000000">
              <w:rPr>
                <w:sz w:val="20"/>
                <w:szCs w:val="20"/>
                <w:rtl w:val="0"/>
              </w:rPr>
              <w:t xml:space="preserve">“Posso alugar meu apartamento em Copacabana pelo Airbnb?”</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E1">
            <w:pPr>
              <w:spacing w:after="0" w:line="240" w:lineRule="auto"/>
              <w:ind w:firstLine="0"/>
              <w:jc w:val="left"/>
              <w:rPr/>
            </w:pPr>
            <w:r w:rsidDel="00000000" w:rsidR="00000000" w:rsidRPr="00000000">
              <w:rPr>
                <w:sz w:val="20"/>
                <w:szCs w:val="20"/>
                <w:rtl w:val="0"/>
              </w:rPr>
              <w:t xml:space="preserve">Filtros ativos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E2">
            <w:pPr>
              <w:spacing w:after="0" w:line="240" w:lineRule="auto"/>
              <w:ind w:firstLine="0"/>
              <w:jc w:val="left"/>
              <w:rPr/>
            </w:pPr>
            <w:r w:rsidDel="00000000" w:rsidR="00000000" w:rsidRPr="00000000">
              <w:rPr>
                <w:sz w:val="20"/>
                <w:szCs w:val="20"/>
                <w:rtl w:val="0"/>
              </w:rPr>
              <w:t xml:space="preserve">Nenhum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3">
            <w:pPr>
              <w:spacing w:after="0" w:line="240" w:lineRule="auto"/>
              <w:ind w:firstLine="0"/>
              <w:jc w:val="left"/>
              <w:rPr/>
            </w:pPr>
            <w:r w:rsidDel="00000000" w:rsidR="00000000" w:rsidRPr="00000000">
              <w:rPr>
                <w:sz w:val="20"/>
                <w:szCs w:val="20"/>
                <w:rtl w:val="0"/>
              </w:rPr>
              <w:t xml:space="preserve">Norma âncora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E4">
            <w:pPr>
              <w:spacing w:after="0" w:line="240" w:lineRule="auto"/>
              <w:ind w:firstLine="0"/>
              <w:jc w:val="left"/>
              <w:rPr/>
            </w:pPr>
            <w:r w:rsidDel="00000000" w:rsidR="00000000" w:rsidRPr="00000000">
              <w:rPr>
                <w:sz w:val="20"/>
                <w:szCs w:val="20"/>
                <w:rtl w:val="0"/>
              </w:rPr>
              <w:t xml:space="preserve">A ser identificada automaticamente pelo sistema a partir da consulta</w:t>
            </w:r>
            <w:r w:rsidDel="00000000" w:rsidR="00000000" w:rsidRPr="00000000">
              <w:rPr>
                <w:rtl w:val="0"/>
              </w:rPr>
            </w:r>
          </w:p>
        </w:tc>
      </w:tr>
    </w:tbl>
    <w:p w:rsidR="00000000" w:rsidDel="00000000" w:rsidP="00000000" w:rsidRDefault="00000000" w:rsidRPr="00000000" w14:paraId="000001E5">
      <w:pPr>
        <w:spacing w:after="280" w:line="240" w:lineRule="auto"/>
        <w:ind w:firstLine="0"/>
        <w:rPr/>
      </w:pPr>
      <w:r w:rsidDel="00000000" w:rsidR="00000000" w:rsidRPr="00000000">
        <w:rPr>
          <w:rtl w:val="0"/>
        </w:rPr>
      </w:r>
    </w:p>
    <w:p w:rsidR="00000000" w:rsidDel="00000000" w:rsidP="00000000" w:rsidRDefault="00000000" w:rsidRPr="00000000" w14:paraId="000001E6">
      <w:pPr>
        <w:spacing w:after="120" w:before="360" w:lineRule="auto"/>
        <w:ind w:firstLine="0"/>
        <w:jc w:val="left"/>
        <w:rPr/>
      </w:pPr>
      <w:r w:rsidDel="00000000" w:rsidR="00000000" w:rsidRPr="00000000">
        <w:rPr>
          <w:b w:val="1"/>
          <w:bCs w:val="1"/>
          <w:color w:val="008542"/>
          <w:sz w:val="22"/>
          <w:szCs w:val="22"/>
          <w:rtl w:val="0"/>
        </w:rPr>
        <w:t xml:space="preserve">5. Passos do Teste</w:t>
      </w:r>
      <w:r w:rsidDel="00000000" w:rsidR="00000000" w:rsidRPr="00000000">
        <w:rPr>
          <w:rtl w:val="0"/>
        </w:rPr>
      </w:r>
    </w:p>
    <w:p w:rsidR="00000000" w:rsidDel="00000000" w:rsidP="00000000" w:rsidRDefault="00000000" w:rsidRPr="00000000" w14:paraId="000001E7">
      <w:pPr>
        <w:numPr>
          <w:ilvl w:val="0"/>
          <w:numId w:val="9"/>
        </w:numPr>
        <w:spacing w:after="0" w:before="280" w:lineRule="auto"/>
        <w:ind w:left="720" w:hanging="360"/>
        <w:rPr>
          <w:b w:val="1"/>
          <w:bCs w:val="1"/>
          <w:color w:val="008542"/>
          <w:sz w:val="20"/>
          <w:szCs w:val="20"/>
        </w:rPr>
      </w:pPr>
      <w:r w:rsidDel="00000000" w:rsidR="00000000" w:rsidRPr="00000000">
        <w:rPr>
          <w:rtl w:val="0"/>
        </w:rPr>
        <w:t xml:space="preserve">Acessar a interface de busca do sistema e selecionar o perfil Pessoa Pesquisador</w:t>
      </w:r>
      <w:r w:rsidDel="00000000" w:rsidR="00000000" w:rsidRPr="00000000">
        <w:rPr>
          <w:rtl w:val="0"/>
        </w:rPr>
      </w:r>
    </w:p>
    <w:p w:rsidR="00000000" w:rsidDel="00000000" w:rsidP="00000000" w:rsidRDefault="00000000" w:rsidRPr="00000000" w14:paraId="000001E8">
      <w:pPr>
        <w:spacing w:after="80" w:lineRule="auto"/>
        <w:ind w:left="0" w:firstLine="0"/>
        <w:jc w:val="center"/>
        <w:rPr>
          <w:b w:val="1"/>
          <w:bCs w:val="1"/>
          <w:color w:val="008542"/>
          <w:sz w:val="20"/>
          <w:szCs w:val="20"/>
        </w:rPr>
      </w:pPr>
      <w:r w:rsidDel="00000000" w:rsidR="00000000" w:rsidRPr="00000000">
        <w:rPr/>
        <w:drawing>
          <wp:inline distB="0" distT="0" distL="0" distR="0">
            <wp:extent cx="5197931" cy="2402149"/>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197931" cy="2402149"/>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0" w:line="240" w:lineRule="auto"/>
        <w:ind w:firstLine="720"/>
        <w:jc w:val="left"/>
        <w:rPr/>
      </w:pPr>
      <w:r w:rsidDel="00000000" w:rsidR="00000000" w:rsidRPr="00000000">
        <w:rPr>
          <w:rtl w:val="0"/>
        </w:rPr>
        <w:t xml:space="preserve">Resultado Esperado: Interface carregada corretamente. Avaliação: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1EA">
      <w:pPr>
        <w:numPr>
          <w:ilvl w:val="0"/>
          <w:numId w:val="9"/>
        </w:numPr>
        <w:spacing w:after="0" w:lineRule="auto"/>
        <w:ind w:left="720" w:hanging="360"/>
        <w:rPr>
          <w:b w:val="1"/>
          <w:bCs w:val="1"/>
          <w:color w:val="008542"/>
          <w:sz w:val="20"/>
          <w:szCs w:val="20"/>
        </w:rPr>
      </w:pPr>
      <w:r w:rsidDel="00000000" w:rsidR="00000000" w:rsidRPr="00000000">
        <w:rPr>
          <w:b w:val="1"/>
          <w:bCs w:val="1"/>
          <w:color w:val="008542"/>
          <w:sz w:val="20"/>
          <w:szCs w:val="20"/>
          <w:rtl w:val="0"/>
        </w:rPr>
        <w:t xml:space="preserve">Inserir a consulta em linguagem natural</w:t>
      </w:r>
    </w:p>
    <w:p w:rsidR="00000000" w:rsidDel="00000000" w:rsidP="00000000" w:rsidRDefault="00000000" w:rsidRPr="00000000" w14:paraId="000001EB">
      <w:pPr>
        <w:ind w:left="0" w:firstLine="0"/>
        <w:jc w:val="center"/>
        <w:rPr>
          <w:b w:val="1"/>
          <w:bCs w:val="1"/>
          <w:color w:val="008542"/>
          <w:sz w:val="20"/>
          <w:szCs w:val="20"/>
        </w:rPr>
      </w:pPr>
      <w:r w:rsidDel="00000000" w:rsidR="00000000" w:rsidRPr="00000000">
        <w:rPr>
          <w:b w:val="1"/>
          <w:bCs w:val="1"/>
          <w:color w:val="008542"/>
          <w:sz w:val="20"/>
          <w:szCs w:val="20"/>
        </w:rPr>
        <w:drawing>
          <wp:inline distB="0" distT="0" distL="0" distR="0">
            <wp:extent cx="5972175" cy="3136265"/>
            <wp:effectExtent b="0" l="0" r="0" t="0"/>
            <wp:docPr id="14"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72175" cy="3136265"/>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0" w:line="240" w:lineRule="auto"/>
        <w:ind w:firstLine="720"/>
        <w:jc w:val="left"/>
        <w:rPr/>
      </w:pPr>
      <w:r w:rsidDel="00000000" w:rsidR="00000000" w:rsidRPr="00000000">
        <w:rPr>
          <w:rtl w:val="0"/>
        </w:rPr>
        <w:t xml:space="preserve">Resultado Esperado: Texto aceito sem erro. Avaliação: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1ED">
      <w:pPr>
        <w:spacing w:after="0" w:lineRule="auto"/>
        <w:ind w:left="720" w:firstLine="0"/>
        <w:rPr>
          <w:b w:val="1"/>
          <w:bCs w:val="1"/>
          <w:color w:val="008542"/>
          <w:sz w:val="20"/>
          <w:szCs w:val="20"/>
        </w:rPr>
      </w:pPr>
      <w:r w:rsidDel="00000000" w:rsidR="00000000" w:rsidRPr="00000000">
        <w:rPr>
          <w:rtl w:val="0"/>
        </w:rPr>
      </w:r>
    </w:p>
    <w:p w:rsidR="00000000" w:rsidDel="00000000" w:rsidP="00000000" w:rsidRDefault="00000000" w:rsidRPr="00000000" w14:paraId="000001EE">
      <w:pPr>
        <w:numPr>
          <w:ilvl w:val="0"/>
          <w:numId w:val="9"/>
        </w:numPr>
        <w:spacing w:after="0" w:lineRule="auto"/>
        <w:ind w:left="720" w:hanging="360"/>
        <w:rPr>
          <w:b w:val="1"/>
          <w:bCs w:val="1"/>
          <w:color w:val="008542"/>
          <w:sz w:val="20"/>
          <w:szCs w:val="20"/>
        </w:rPr>
      </w:pPr>
      <w:r w:rsidDel="00000000" w:rsidR="00000000" w:rsidRPr="00000000">
        <w:rPr>
          <w:rtl w:val="0"/>
        </w:rPr>
        <w:t xml:space="preserve">Executar a busca processando semanticamente a consulta</w:t>
      </w:r>
      <w:r w:rsidDel="00000000" w:rsidR="00000000" w:rsidRPr="00000000">
        <w:rPr>
          <w:rtl w:val="0"/>
        </w:rPr>
      </w:r>
    </w:p>
    <w:p w:rsidR="00000000" w:rsidDel="00000000" w:rsidP="00000000" w:rsidRDefault="00000000" w:rsidRPr="00000000" w14:paraId="000001EF">
      <w:pPr>
        <w:spacing w:after="0" w:lineRule="auto"/>
        <w:ind w:left="0" w:firstLine="0"/>
        <w:jc w:val="center"/>
        <w:rPr>
          <w:b w:val="1"/>
          <w:bCs w:val="1"/>
          <w:color w:val="008542"/>
          <w:sz w:val="20"/>
          <w:szCs w:val="20"/>
        </w:rPr>
      </w:pPr>
      <w:r w:rsidDel="00000000" w:rsidR="00000000" w:rsidRPr="00000000">
        <w:rPr/>
        <w:drawing>
          <wp:inline distB="0" distT="0" distL="0" distR="0">
            <wp:extent cx="5064063" cy="5122421"/>
            <wp:effectExtent b="0" l="0" r="0" t="0"/>
            <wp:docPr id="18"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064063" cy="5122421"/>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80" w:lineRule="auto"/>
        <w:ind w:left="720" w:firstLine="0"/>
        <w:rPr>
          <w:b w:val="1"/>
          <w:bCs w:val="1"/>
          <w:color w:val="008542"/>
          <w:sz w:val="20"/>
          <w:szCs w:val="20"/>
        </w:rPr>
      </w:pPr>
      <w:r w:rsidDel="00000000" w:rsidR="00000000" w:rsidRPr="00000000">
        <w:rPr>
          <w:b w:val="1"/>
          <w:bCs w:val="1"/>
          <w:color w:val="008542"/>
          <w:sz w:val="20"/>
          <w:szCs w:val="20"/>
          <w:rtl w:val="0"/>
        </w:rPr>
        <w:t xml:space="preserve">Resultado esperado: </w:t>
      </w:r>
      <w:r w:rsidDel="00000000" w:rsidR="00000000" w:rsidRPr="00000000">
        <w:rPr>
          <w:rtl w:val="0"/>
        </w:rPr>
        <w:t xml:space="preserve">Sistema identifica três legislações esperadas e  gera relatório de lacuna normativa com indicadores de confiança. Busca executada dentro do tempo de execução esperado. Avaliação: </w:t>
      </w:r>
      <w:r w:rsidDel="00000000" w:rsidR="00000000" w:rsidRPr="00000000">
        <w:rPr>
          <w:b w:val="1"/>
          <w:bCs w:val="1"/>
          <w:rtl w:val="0"/>
        </w:rPr>
        <w:t xml:space="preserve">OK</w:t>
      </w:r>
      <w:r w:rsidDel="00000000" w:rsidR="00000000" w:rsidRPr="00000000">
        <w:rPr>
          <w:rtl w:val="0"/>
        </w:rPr>
      </w:r>
    </w:p>
    <w:p w:rsidR="00000000" w:rsidDel="00000000" w:rsidP="00000000" w:rsidRDefault="00000000" w:rsidRPr="00000000" w14:paraId="000001F1">
      <w:pPr>
        <w:spacing w:after="120" w:before="360" w:lineRule="auto"/>
        <w:ind w:firstLine="0"/>
        <w:jc w:val="left"/>
        <w:rPr/>
      </w:pPr>
      <w:r w:rsidDel="00000000" w:rsidR="00000000" w:rsidRPr="00000000">
        <w:rPr>
          <w:b w:val="1"/>
          <w:bCs w:val="1"/>
          <w:color w:val="008542"/>
          <w:sz w:val="22"/>
          <w:szCs w:val="22"/>
          <w:rtl w:val="0"/>
        </w:rPr>
        <w:t xml:space="preserve">8. Status do Teste</w:t>
      </w:r>
      <w:r w:rsidDel="00000000" w:rsidR="00000000" w:rsidRPr="00000000">
        <w:rPr>
          <w:rtl w:val="0"/>
        </w:rPr>
      </w:r>
    </w:p>
    <w:p w:rsidR="00000000" w:rsidDel="00000000" w:rsidP="00000000" w:rsidRDefault="00000000" w:rsidRPr="00000000" w14:paraId="000001F2">
      <w:pPr>
        <w:spacing w:after="120" w:lineRule="auto"/>
        <w:ind w:firstLine="0"/>
        <w:rPr/>
      </w:pPr>
      <w:r w:rsidDel="00000000" w:rsidR="00000000" w:rsidRPr="00000000">
        <w:rPr>
          <w:highlight w:val="black"/>
          <w:rtl w:val="0"/>
        </w:rPr>
        <w:t xml:space="preserve">☐</w:t>
      </w:r>
      <w:r w:rsidDel="00000000" w:rsidR="00000000" w:rsidRPr="00000000">
        <w:rPr>
          <w:rtl w:val="0"/>
        </w:rPr>
        <w:t xml:space="preserve"> Aprovado     ☐ Reprovado     ☐ Parcial</w:t>
      </w:r>
    </w:p>
    <w:p w:rsidR="00000000" w:rsidDel="00000000" w:rsidP="00000000" w:rsidRDefault="00000000" w:rsidRPr="00000000" w14:paraId="000001F3">
      <w:pPr>
        <w:spacing w:after="120" w:lineRule="auto"/>
        <w:ind w:firstLine="0"/>
        <w:jc w:val="left"/>
        <w:rPr>
          <w:b w:val="1"/>
          <w:bCs w:val="1"/>
          <w:color w:val="008542"/>
          <w:sz w:val="32"/>
          <w:szCs w:val="32"/>
        </w:rPr>
      </w:pPr>
      <w:r w:rsidDel="00000000" w:rsidR="00000000" w:rsidRPr="00000000">
        <w:rPr>
          <w:rtl w:val="0"/>
        </w:rPr>
      </w:r>
    </w:p>
    <w:p w:rsidR="00000000" w:rsidDel="00000000" w:rsidP="00000000" w:rsidRDefault="00000000" w:rsidRPr="00000000" w14:paraId="000001F4">
      <w:pPr>
        <w:spacing w:after="80" w:lineRule="auto"/>
        <w:ind w:firstLine="0"/>
        <w:rPr/>
      </w:pPr>
      <w:r w:rsidDel="00000000" w:rsidR="00000000" w:rsidRPr="00000000">
        <w:rPr>
          <w:rtl w:val="0"/>
        </w:rPr>
      </w:r>
    </w:p>
    <w:p w:rsidR="00000000" w:rsidDel="00000000" w:rsidP="00000000" w:rsidRDefault="00000000" w:rsidRPr="00000000" w14:paraId="000001F5">
      <w:pPr>
        <w:pStyle w:val="Heading1"/>
        <w:spacing w:after="120" w:lineRule="auto"/>
        <w:ind w:firstLine="0"/>
        <w:jc w:val="left"/>
        <w:rPr/>
      </w:pPr>
      <w:bookmarkStart w:colFirst="0" w:colLast="0" w:name="_heading=h.ouplptjrtygy" w:id="24"/>
      <w:bookmarkEnd w:id="24"/>
      <w:r w:rsidDel="00000000" w:rsidR="00000000" w:rsidRPr="00000000">
        <w:rPr>
          <w:rtl w:val="0"/>
        </w:rPr>
        <w:t xml:space="preserve">5. Dicionário de Dados</w:t>
      </w:r>
    </w:p>
    <w:p w:rsidR="00000000" w:rsidDel="00000000" w:rsidP="00000000" w:rsidRDefault="00000000" w:rsidRPr="00000000" w14:paraId="000001F6">
      <w:pPr>
        <w:ind w:firstLine="720"/>
        <w:rPr>
          <w:color w:val="000000"/>
        </w:rPr>
      </w:pPr>
      <w:r w:rsidDel="00000000" w:rsidR="00000000" w:rsidRPr="00000000">
        <w:rPr>
          <w:color w:val="000000"/>
          <w:rtl w:val="0"/>
        </w:rPr>
        <w:t xml:space="preserve">Para o nosso produto, foi extremamente importante pensar em uma estrutura de dados que pudesse suprir todas as necessidades e especificidades do meio jurídico. Dessa forma, nos guiamos pelos requisitos, assim como pelas necessidades que os casos de uso nos apresentaram, para garantir que todos os campos estivessem presentes em nosso banco de dados. Abaixo, é possível ver um diagrama colorido, feito para representar a solução de forma resumida e simples. Na segunda figura, as tabelas já se apresentam um pouco mais detalhadas, sendo possível entender melhor a relação entre elas. Porém, para que pudéssemos planejar de forma precisa o banco de dados, redigimos um anexo contendo todas as orientações e relações entre cada um dos campos propostos.</w:t>
      </w:r>
    </w:p>
    <w:p w:rsidR="00000000" w:rsidDel="00000000" w:rsidP="00000000" w:rsidRDefault="00000000" w:rsidRPr="00000000" w14:paraId="000001F7">
      <w:pPr>
        <w:ind w:firstLine="0"/>
        <w:jc w:val="center"/>
        <w:rPr>
          <w:color w:val="000000"/>
        </w:rPr>
      </w:pPr>
      <w:r w:rsidDel="00000000" w:rsidR="00000000" w:rsidRPr="00000000">
        <w:rPr>
          <w:color w:val="000000"/>
          <w:rtl w:val="0"/>
        </w:rPr>
        <w:t xml:space="preserve"> </w:t>
      </w:r>
      <w:r w:rsidDel="00000000" w:rsidR="00000000" w:rsidRPr="00000000">
        <w:rPr>
          <w:color w:val="000000"/>
        </w:rPr>
        <w:drawing>
          <wp:inline distB="114300" distT="114300" distL="114300" distR="114300">
            <wp:extent cx="3766974" cy="3766974"/>
            <wp:effectExtent b="0" l="0" r="0" t="0"/>
            <wp:docPr id="5"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3766974" cy="3766974"/>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120" w:lineRule="auto"/>
        <w:ind w:firstLine="0"/>
        <w:jc w:val="center"/>
        <w:rPr>
          <w:b w:val="1"/>
          <w:bCs w:val="1"/>
          <w:color w:val="008542"/>
          <w:sz w:val="32"/>
          <w:szCs w:val="32"/>
        </w:rPr>
      </w:pPr>
      <w:r w:rsidDel="00000000" w:rsidR="00000000" w:rsidRPr="00000000">
        <w:rPr>
          <w:b w:val="1"/>
          <w:bCs w:val="1"/>
          <w:color w:val="008542"/>
          <w:sz w:val="32"/>
          <w:szCs w:val="32"/>
        </w:rPr>
        <w:drawing>
          <wp:inline distB="114300" distT="114300" distL="114300" distR="114300">
            <wp:extent cx="4206240" cy="3793666"/>
            <wp:effectExtent b="0" l="0" r="0" t="0"/>
            <wp:docPr id="4"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4206240" cy="3793666"/>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pStyle w:val="Heading1"/>
        <w:spacing w:after="120" w:lineRule="auto"/>
        <w:ind w:firstLine="0"/>
        <w:jc w:val="left"/>
        <w:rPr/>
      </w:pPr>
      <w:bookmarkStart w:colFirst="0" w:colLast="0" w:name="_heading=h.xihuwpm1afj9" w:id="25"/>
      <w:bookmarkEnd w:id="25"/>
      <w:r w:rsidDel="00000000" w:rsidR="00000000" w:rsidRPr="00000000">
        <w:rPr>
          <w:rtl w:val="0"/>
        </w:rPr>
        <w:t xml:space="preserve">6. Próximos Passos e Direções Futuras</w:t>
      </w:r>
    </w:p>
    <w:p w:rsidR="00000000" w:rsidDel="00000000" w:rsidP="00000000" w:rsidRDefault="00000000" w:rsidRPr="00000000" w14:paraId="000001FA">
      <w:pPr>
        <w:ind w:firstLine="720"/>
        <w:rPr>
          <w:color w:val="000000"/>
        </w:rPr>
      </w:pPr>
      <w:r w:rsidDel="00000000" w:rsidR="00000000" w:rsidRPr="00000000">
        <w:rPr>
          <w:color w:val="000000"/>
          <w:rtl w:val="0"/>
        </w:rPr>
        <w:t xml:space="preserve">Esta seção registra as limitações reconhecidas do estado atual do projeto e as direções de evolução previstas. O trabalho corresponde a uma prova de conceito em TRL 3: um protótipo funcional de interface que demonstra as funcionalidades centrais e as decisões de design, ainda sem operar sobre um </w:t>
      </w:r>
      <w:r w:rsidDel="00000000" w:rsidR="00000000" w:rsidRPr="00000000">
        <w:rPr>
          <w:i w:val="1"/>
          <w:iCs w:val="1"/>
          <w:color w:val="000000"/>
          <w:rtl w:val="0"/>
        </w:rPr>
        <w:t xml:space="preserve">pipeline</w:t>
      </w:r>
      <w:r w:rsidDel="00000000" w:rsidR="00000000" w:rsidRPr="00000000">
        <w:rPr>
          <w:color w:val="000000"/>
          <w:rtl w:val="0"/>
        </w:rPr>
        <w:t xml:space="preserve"> de NLP/LLM e um </w:t>
      </w:r>
      <w:r w:rsidDel="00000000" w:rsidR="00000000" w:rsidRPr="00000000">
        <w:rPr>
          <w:i w:val="1"/>
          <w:iCs w:val="1"/>
          <w:color w:val="000000"/>
          <w:rtl w:val="0"/>
        </w:rPr>
        <w:t xml:space="preserve">corpus</w:t>
      </w:r>
      <w:r w:rsidDel="00000000" w:rsidR="00000000" w:rsidRPr="00000000">
        <w:rPr>
          <w:color w:val="000000"/>
          <w:rtl w:val="0"/>
        </w:rPr>
        <w:t xml:space="preserve"> reais em produção. As direções organizam-se em quatro frentes: limitações atuais, evolução técnica, evolução em confiabilidade e responsabilidade social, e validação com usuários.</w:t>
      </w:r>
    </w:p>
    <w:p w:rsidR="00000000" w:rsidDel="00000000" w:rsidP="00000000" w:rsidRDefault="00000000" w:rsidRPr="00000000" w14:paraId="000001FB">
      <w:pPr>
        <w:pStyle w:val="Heading2"/>
        <w:spacing w:after="60" w:before="120" w:lineRule="auto"/>
        <w:ind w:firstLine="0"/>
        <w:rPr/>
      </w:pPr>
      <w:bookmarkStart w:colFirst="0" w:colLast="0" w:name="_heading=h.3r008fyq4s7h" w:id="26"/>
      <w:bookmarkEnd w:id="26"/>
      <w:r w:rsidDel="00000000" w:rsidR="00000000" w:rsidRPr="00000000">
        <w:rPr>
          <w:rtl w:val="0"/>
        </w:rPr>
        <w:t xml:space="preserve">6.1 Limitações do Trabalho Atual</w:t>
      </w:r>
    </w:p>
    <w:p w:rsidR="00000000" w:rsidDel="00000000" w:rsidP="00000000" w:rsidRDefault="00000000" w:rsidRPr="00000000" w14:paraId="000001FC">
      <w:pPr>
        <w:ind w:firstLine="720"/>
        <w:rPr>
          <w:color w:val="000000"/>
        </w:rPr>
      </w:pPr>
      <w:r w:rsidDel="00000000" w:rsidR="00000000" w:rsidRPr="00000000">
        <w:rPr>
          <w:color w:val="000000"/>
          <w:rtl w:val="0"/>
        </w:rPr>
        <w:t xml:space="preserve">O grupo reconhece as seguintes limitações do estado atual. Primeiro, a ferramenta encontra-se hoje mais alinhada às necessidades de profissionais do Direito do que às de cidadãos e pesquisadores, alinhamento que ainda precisa ser equilibrado. Segundo, não foram realizados testes com usuários externos reais, apenas avaliações internas. Terceiro, por se tratar de um protótipo de </w:t>
      </w:r>
      <w:r w:rsidDel="00000000" w:rsidR="00000000" w:rsidRPr="00000000">
        <w:rPr>
          <w:i w:val="1"/>
          <w:iCs w:val="1"/>
          <w:color w:val="000000"/>
          <w:rtl w:val="0"/>
        </w:rPr>
        <w:t xml:space="preserve">front-end</w:t>
      </w:r>
      <w:r w:rsidDel="00000000" w:rsidR="00000000" w:rsidRPr="00000000">
        <w:rPr>
          <w:color w:val="000000"/>
          <w:rtl w:val="0"/>
        </w:rPr>
        <w:t xml:space="preserve">, o </w:t>
      </w:r>
      <w:r w:rsidDel="00000000" w:rsidR="00000000" w:rsidRPr="00000000">
        <w:rPr>
          <w:i w:val="1"/>
          <w:iCs w:val="1"/>
          <w:color w:val="000000"/>
          <w:rtl w:val="0"/>
        </w:rPr>
        <w:t xml:space="preserve">backend</w:t>
      </w:r>
      <w:r w:rsidDel="00000000" w:rsidR="00000000" w:rsidRPr="00000000">
        <w:rPr>
          <w:color w:val="000000"/>
          <w:rtl w:val="0"/>
        </w:rPr>
        <w:t xml:space="preserve"> de ingestão, indexação semântica e ranqueamento ainda não opera sobre dados reais; a interface utiliza dados de exemplo. Quarto, o </w:t>
      </w:r>
      <w:r w:rsidDel="00000000" w:rsidR="00000000" w:rsidRPr="00000000">
        <w:rPr>
          <w:i w:val="1"/>
          <w:iCs w:val="1"/>
          <w:color w:val="000000"/>
          <w:rtl w:val="0"/>
        </w:rPr>
        <w:t xml:space="preserve">corpus</w:t>
      </w:r>
      <w:r w:rsidDel="00000000" w:rsidR="00000000" w:rsidRPr="00000000">
        <w:rPr>
          <w:color w:val="000000"/>
          <w:rtl w:val="0"/>
        </w:rPr>
        <w:t xml:space="preserve"> previsto restringe-se ao escopo do Rio de Janeiro e às esferas federal, estadual e municipal, sem cobertura exaustiva. Quinto, os limiares numéricos (como o corte de 70% de relevância) ainda não foram calibrados empiricamente.</w:t>
      </w:r>
    </w:p>
    <w:p w:rsidR="00000000" w:rsidDel="00000000" w:rsidP="00000000" w:rsidRDefault="00000000" w:rsidRPr="00000000" w14:paraId="000001FD">
      <w:pPr>
        <w:pStyle w:val="Heading2"/>
        <w:spacing w:after="60" w:before="120" w:lineRule="auto"/>
        <w:ind w:firstLine="0"/>
        <w:rPr/>
      </w:pPr>
      <w:bookmarkStart w:colFirst="0" w:colLast="0" w:name="_heading=h.n3dgj4ck97em" w:id="27"/>
      <w:bookmarkEnd w:id="27"/>
      <w:r w:rsidDel="00000000" w:rsidR="00000000" w:rsidRPr="00000000">
        <w:rPr>
          <w:rtl w:val="0"/>
        </w:rPr>
        <w:t xml:space="preserve">6.2 Evolução Técnica (rumo ao TRL 4)</w:t>
      </w:r>
    </w:p>
    <w:p w:rsidR="00000000" w:rsidDel="00000000" w:rsidP="00000000" w:rsidRDefault="00000000" w:rsidRPr="00000000" w14:paraId="000001FE">
      <w:pPr>
        <w:ind w:firstLine="720"/>
        <w:rPr>
          <w:b w:val="1"/>
          <w:bCs w:val="1"/>
          <w:color w:val="008542"/>
          <w:sz w:val="26"/>
          <w:szCs w:val="26"/>
        </w:rPr>
      </w:pPr>
      <w:r w:rsidDel="00000000" w:rsidR="00000000" w:rsidRPr="00000000">
        <w:rPr>
          <w:color w:val="000000"/>
          <w:rtl w:val="0"/>
        </w:rPr>
        <w:t xml:space="preserve">No plano técnico, os próximos passos são: implementar de fato o </w:t>
      </w:r>
      <w:r w:rsidDel="00000000" w:rsidR="00000000" w:rsidRPr="00000000">
        <w:rPr>
          <w:i w:val="1"/>
          <w:iCs w:val="1"/>
          <w:color w:val="000000"/>
          <w:rtl w:val="0"/>
        </w:rPr>
        <w:t xml:space="preserve">pipeline</w:t>
      </w:r>
      <w:r w:rsidDel="00000000" w:rsidR="00000000" w:rsidRPr="00000000">
        <w:rPr>
          <w:color w:val="000000"/>
          <w:rtl w:val="0"/>
        </w:rPr>
        <w:t xml:space="preserve"> de ingestão, </w:t>
      </w:r>
      <w:r w:rsidDel="00000000" w:rsidR="00000000" w:rsidRPr="00000000">
        <w:rPr>
          <w:i w:val="1"/>
          <w:iCs w:val="1"/>
          <w:color w:val="000000"/>
          <w:rtl w:val="0"/>
        </w:rPr>
        <w:t xml:space="preserve">parsing</w:t>
      </w:r>
      <w:r w:rsidDel="00000000" w:rsidR="00000000" w:rsidRPr="00000000">
        <w:rPr>
          <w:color w:val="000000"/>
          <w:rtl w:val="0"/>
        </w:rPr>
        <w:t xml:space="preserve"> e indexação semântica sobre um </w:t>
      </w:r>
      <w:r w:rsidDel="00000000" w:rsidR="00000000" w:rsidRPr="00000000">
        <w:rPr>
          <w:i w:val="1"/>
          <w:iCs w:val="1"/>
          <w:color w:val="000000"/>
          <w:rtl w:val="0"/>
        </w:rPr>
        <w:t xml:space="preserve">corpus</w:t>
      </w:r>
      <w:r w:rsidDel="00000000" w:rsidR="00000000" w:rsidRPr="00000000">
        <w:rPr>
          <w:color w:val="000000"/>
          <w:rtl w:val="0"/>
        </w:rPr>
        <w:t xml:space="preserve"> real e versionado; avaliar a precisão do ranqueamento em conjunto com especialistas; calibrar empiricamente os limiares de confiança (corte de relevância e alerta de lacuna); conduzir testes adversariais e de robustez (</w:t>
      </w:r>
      <w:r w:rsidDel="00000000" w:rsidR="00000000" w:rsidRPr="00000000">
        <w:rPr>
          <w:i w:val="1"/>
          <w:iCs w:val="1"/>
          <w:color w:val="000000"/>
          <w:rtl w:val="0"/>
        </w:rPr>
        <w:t xml:space="preserve">red team</w:t>
      </w:r>
      <w:r w:rsidDel="00000000" w:rsidR="00000000" w:rsidRPr="00000000">
        <w:rPr>
          <w:color w:val="000000"/>
          <w:rtl w:val="0"/>
        </w:rPr>
        <w:t xml:space="preserve">) em cenários jurídicos; e incorporar um cartão de proveniência por resultado (versão do modelo, versão do </w:t>
      </w:r>
      <w:r w:rsidDel="00000000" w:rsidR="00000000" w:rsidRPr="00000000">
        <w:rPr>
          <w:i w:val="1"/>
          <w:iCs w:val="1"/>
          <w:color w:val="000000"/>
          <w:rtl w:val="0"/>
        </w:rPr>
        <w:t xml:space="preserve">corpus</w:t>
      </w:r>
      <w:r w:rsidDel="00000000" w:rsidR="00000000" w:rsidRPr="00000000">
        <w:rPr>
          <w:color w:val="000000"/>
          <w:rtl w:val="0"/>
        </w:rPr>
        <w:t xml:space="preserve"> e </w:t>
      </w:r>
      <w:r w:rsidDel="00000000" w:rsidR="00000000" w:rsidRPr="00000000">
        <w:rPr>
          <w:i w:val="1"/>
          <w:iCs w:val="1"/>
          <w:color w:val="000000"/>
          <w:rtl w:val="0"/>
        </w:rPr>
        <w:t xml:space="preserve">data</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FF">
      <w:pPr>
        <w:pStyle w:val="Heading2"/>
        <w:spacing w:after="60" w:before="120" w:lineRule="auto"/>
        <w:ind w:firstLine="0"/>
        <w:rPr/>
      </w:pPr>
      <w:bookmarkStart w:colFirst="0" w:colLast="0" w:name="_heading=h.ta0gqsx0t5dm" w:id="28"/>
      <w:bookmarkEnd w:id="28"/>
      <w:r w:rsidDel="00000000" w:rsidR="00000000" w:rsidRPr="00000000">
        <w:rPr>
          <w:rtl w:val="0"/>
        </w:rPr>
        <w:t xml:space="preserve">6.3 Evolução em Confiabilidade e Responsabilidade Social</w:t>
      </w:r>
    </w:p>
    <w:p w:rsidR="00000000" w:rsidDel="00000000" w:rsidP="00000000" w:rsidRDefault="00000000" w:rsidRPr="00000000" w14:paraId="00000200">
      <w:pPr>
        <w:ind w:firstLine="720"/>
        <w:rPr/>
      </w:pPr>
      <w:r w:rsidDel="00000000" w:rsidR="00000000" w:rsidRPr="00000000">
        <w:rPr>
          <w:color w:val="000000"/>
          <w:rtl w:val="0"/>
        </w:rPr>
        <w:t xml:space="preserve">Diversos requisitos de IA confiável e socialmente responsável foram, neste estágio, assumidos como decisão de projeto e ainda não implementados. Sua concretização nas próximas etapas inclui: a elaboração de Relatório de Impacto à Proteção de Dados (RIPD/DPIA) conforme a LGPD; a conformidade de acessibilidade com a norma WCAG 2.2 AA e um glossário integrado; o monitoramento de viés por subgrupo, com métrica exposta no painel público; a manutenção de um </w:t>
      </w:r>
      <w:r w:rsidDel="00000000" w:rsidR="00000000" w:rsidRPr="00000000">
        <w:rPr>
          <w:i w:val="1"/>
          <w:iCs w:val="1"/>
          <w:color w:val="000000"/>
          <w:rtl w:val="0"/>
        </w:rPr>
        <w:t xml:space="preserve">changelog</w:t>
      </w:r>
      <w:r w:rsidDel="00000000" w:rsidR="00000000" w:rsidRPr="00000000">
        <w:rPr>
          <w:color w:val="000000"/>
          <w:rtl w:val="0"/>
        </w:rPr>
        <w:t xml:space="preserve"> ético, com erros reconhecidos e corrigidos; e a estruturação formal do comitê de governança e da cadeia de papéis (curadoria, operação, governança ética e auditoria). Ainda, cumpre realizar a avaliação das necessidades éticas para os diferentes perfis e a incorporação de um aviso na exportação que indique que  a seleção exportada não constitui parecer nem dispensa verificação humana.</w:t>
      </w:r>
      <w:r w:rsidDel="00000000" w:rsidR="00000000" w:rsidRPr="00000000">
        <w:rPr>
          <w:rtl w:val="0"/>
        </w:rPr>
      </w:r>
    </w:p>
    <w:p w:rsidR="00000000" w:rsidDel="00000000" w:rsidP="00000000" w:rsidRDefault="00000000" w:rsidRPr="00000000" w14:paraId="00000201">
      <w:pPr>
        <w:pStyle w:val="Heading2"/>
        <w:spacing w:after="60" w:before="120" w:lineRule="auto"/>
        <w:ind w:firstLine="0"/>
        <w:rPr/>
      </w:pPr>
      <w:bookmarkStart w:colFirst="0" w:colLast="0" w:name="_heading=h.un6la84dpcjk" w:id="29"/>
      <w:bookmarkEnd w:id="29"/>
      <w:r w:rsidDel="00000000" w:rsidR="00000000" w:rsidRPr="00000000">
        <w:rPr>
          <w:rtl w:val="0"/>
        </w:rPr>
        <w:t xml:space="preserve">6.4 Validação com Usuários</w:t>
      </w:r>
    </w:p>
    <w:p w:rsidR="00000000" w:rsidDel="00000000" w:rsidP="00000000" w:rsidRDefault="00000000" w:rsidRPr="00000000" w14:paraId="00000202">
      <w:pPr>
        <w:ind w:firstLine="720"/>
        <w:rPr>
          <w:color w:val="000000"/>
        </w:rPr>
      </w:pPr>
      <w:r w:rsidDel="00000000" w:rsidR="00000000" w:rsidRPr="00000000">
        <w:rPr>
          <w:color w:val="000000"/>
          <w:rtl w:val="0"/>
        </w:rPr>
        <w:t xml:space="preserve">Antes de qualquer ampliação, prevê-se a realização de rodadas de teste com os três perfis de usuário (pessoa advogada, pesquisadora e cidadã), com atenção especial aos grupos vulneráveis identificados na subseção de partes interessadas.</w:t>
      </w:r>
    </w:p>
    <w:p w:rsidR="00000000" w:rsidDel="00000000" w:rsidP="00000000" w:rsidRDefault="00000000" w:rsidRPr="00000000" w14:paraId="00000203">
      <w:pPr>
        <w:pStyle w:val="Heading1"/>
        <w:spacing w:after="120" w:lineRule="auto"/>
        <w:ind w:firstLine="0"/>
        <w:jc w:val="left"/>
        <w:rPr/>
      </w:pPr>
      <w:bookmarkStart w:colFirst="0" w:colLast="0" w:name="_heading=h.nt9n5wune3ln" w:id="30"/>
      <w:bookmarkEnd w:id="30"/>
      <w:r w:rsidDel="00000000" w:rsidR="00000000" w:rsidRPr="00000000">
        <w:rPr>
          <w:rtl w:val="0"/>
        </w:rPr>
        <w:t xml:space="preserve">7. Referências Bibliográficas</w:t>
      </w:r>
    </w:p>
    <w:p w:rsidR="00000000" w:rsidDel="00000000" w:rsidP="00000000" w:rsidRDefault="00000000" w:rsidRPr="00000000" w14:paraId="00000204">
      <w:pPr>
        <w:spacing w:after="120" w:lineRule="auto"/>
        <w:ind w:firstLine="0"/>
        <w:jc w:val="left"/>
        <w:rPr/>
      </w:pPr>
      <w:r w:rsidDel="00000000" w:rsidR="00000000" w:rsidRPr="00000000">
        <w:rPr>
          <w:rtl w:val="0"/>
        </w:rPr>
        <w:t xml:space="preserve">[1] </w:t>
      </w:r>
      <w:r w:rsidDel="00000000" w:rsidR="00000000" w:rsidRPr="00000000">
        <w:rPr>
          <w:rtl w:val="0"/>
        </w:rPr>
        <w:t xml:space="preserve">Héder, Mihály. "From NASA to EU: the evolution of the TRL scale in Public Sector Innovation." </w:t>
      </w:r>
      <w:r w:rsidDel="00000000" w:rsidR="00000000" w:rsidRPr="00000000">
        <w:rPr>
          <w:i w:val="1"/>
          <w:iCs w:val="1"/>
          <w:rtl w:val="0"/>
        </w:rPr>
        <w:t xml:space="preserve">The innovation journal</w:t>
      </w:r>
      <w:r w:rsidDel="00000000" w:rsidR="00000000" w:rsidRPr="00000000">
        <w:rPr>
          <w:rtl w:val="0"/>
        </w:rPr>
        <w:t xml:space="preserve"> 22.2 (2017): 1-23. </w:t>
      </w:r>
      <w:hyperlink r:id="rId28">
        <w:r w:rsidDel="00000000" w:rsidR="00000000" w:rsidRPr="00000000">
          <w:rPr>
            <w:color w:val="1155cc"/>
            <w:u w:val="single"/>
            <w:rtl w:val="0"/>
          </w:rPr>
          <w:t xml:space="preserve">https://eprints.sztaki.hu/9204/1/Heder_1_3269345_ny.pdf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5">
      <w:pPr>
        <w:spacing w:after="120" w:lineRule="auto"/>
        <w:ind w:firstLine="0"/>
        <w:jc w:val="left"/>
        <w:rPr/>
      </w:pPr>
      <w:r w:rsidDel="00000000" w:rsidR="00000000" w:rsidRPr="00000000">
        <w:rPr>
          <w:rtl w:val="0"/>
        </w:rPr>
        <w:t xml:space="preserve">[2] </w:t>
      </w:r>
      <w:r w:rsidDel="00000000" w:rsidR="00000000" w:rsidRPr="00000000">
        <w:rPr>
          <w:rtl w:val="0"/>
        </w:rPr>
        <w:t xml:space="preserve">Blackwell, Alan F. </w:t>
      </w:r>
      <w:r w:rsidDel="00000000" w:rsidR="00000000" w:rsidRPr="00000000">
        <w:rPr>
          <w:i w:val="1"/>
          <w:iCs w:val="1"/>
          <w:rtl w:val="0"/>
        </w:rPr>
        <w:t xml:space="preserve">Moral codes: designing alternatives to AI</w:t>
      </w:r>
      <w:r w:rsidDel="00000000" w:rsidR="00000000" w:rsidRPr="00000000">
        <w:rPr>
          <w:rtl w:val="0"/>
        </w:rPr>
        <w:t xml:space="preserve">. MIT Press, 2024. </w:t>
      </w:r>
      <w:r w:rsidDel="00000000" w:rsidR="00000000" w:rsidRPr="00000000">
        <w:rPr>
          <w:rtl w:val="0"/>
        </w:rPr>
        <w:t xml:space="preserve"> </w:t>
      </w:r>
      <w:hyperlink r:id="rId29">
        <w:r w:rsidDel="00000000" w:rsidR="00000000" w:rsidRPr="00000000">
          <w:rPr>
            <w:color w:val="1155cc"/>
            <w:u w:val="single"/>
            <w:rtl w:val="0"/>
          </w:rPr>
          <w:t xml:space="preserve">https://ead.puc-rio.br/pluginfile.php/2614302/mod_resource/content/1/Blackwell%20-%202024%20-%20Moral%20codes%20designing%20alternatives%20to%20AI.pdf</w:t>
        </w:r>
      </w:hyperlink>
      <w:r w:rsidDel="00000000" w:rsidR="00000000" w:rsidRPr="00000000">
        <w:rPr>
          <w:rtl w:val="0"/>
        </w:rPr>
        <w:t xml:space="preserve"> </w:t>
      </w:r>
    </w:p>
    <w:p w:rsidR="00000000" w:rsidDel="00000000" w:rsidP="00000000" w:rsidRDefault="00000000" w:rsidRPr="00000000" w14:paraId="00000206">
      <w:pPr>
        <w:spacing w:after="120" w:lineRule="auto"/>
        <w:ind w:firstLine="0"/>
        <w:jc w:val="left"/>
        <w:rPr>
          <w:color w:val="00002e"/>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AI Act - Regulation (EU) 2024/1689 laying down harmonised rules on artificial intelligence. Disponível em: </w:t>
      </w:r>
      <w:hyperlink r:id="rId30">
        <w:r w:rsidDel="00000000" w:rsidR="00000000" w:rsidRPr="00000000">
          <w:rPr>
            <w:color w:val="1155cc"/>
            <w:u w:val="single"/>
            <w:rtl w:val="0"/>
          </w:rPr>
          <w:t xml:space="preserve">https://eur-lex.europa.eu/eli/reg/2024/1689/oj/eng</w:t>
        </w:r>
      </w:hyperlink>
      <w:r w:rsidDel="00000000" w:rsidR="00000000" w:rsidRPr="00000000">
        <w:rPr>
          <w:rtl w:val="0"/>
        </w:rPr>
      </w:r>
    </w:p>
    <w:p w:rsidR="00000000" w:rsidDel="00000000" w:rsidP="00000000" w:rsidRDefault="00000000" w:rsidRPr="00000000" w14:paraId="00000207">
      <w:pPr>
        <w:spacing w:after="120" w:lineRule="auto"/>
        <w:ind w:firstLine="0"/>
        <w:jc w:val="left"/>
        <w:rPr>
          <w:color w:val="000000"/>
        </w:rPr>
      </w:pPr>
      <w:r w:rsidDel="00000000" w:rsidR="00000000" w:rsidRPr="00000000">
        <w:rPr>
          <w:color w:val="000000"/>
          <w:rtl w:val="0"/>
        </w:rPr>
        <w:t xml:space="preserve">[4] </w:t>
      </w:r>
      <w:r w:rsidDel="00000000" w:rsidR="00000000" w:rsidRPr="00000000">
        <w:rPr>
          <w:color w:val="000000"/>
          <w:rtl w:val="0"/>
        </w:rPr>
        <w:t xml:space="preserve">Web Content Accessibility Guidelines (WCAG) 2.2 </w:t>
      </w:r>
      <w:hyperlink r:id="rId31">
        <w:r w:rsidDel="00000000" w:rsidR="00000000" w:rsidRPr="00000000">
          <w:rPr>
            <w:color w:val="1155cc"/>
            <w:u w:val="single"/>
            <w:rtl w:val="0"/>
          </w:rPr>
          <w:t xml:space="preserve">https://www.w3.org/Translations/WCAG22-pt-BR/</w:t>
        </w:r>
      </w:hyperlink>
      <w:r w:rsidDel="00000000" w:rsidR="00000000" w:rsidRPr="00000000">
        <w:rPr>
          <w:color w:val="000000"/>
          <w:rtl w:val="0"/>
        </w:rPr>
        <w:t xml:space="preserve">. A</w:t>
      </w:r>
      <w:r w:rsidDel="00000000" w:rsidR="00000000" w:rsidRPr="00000000">
        <w:rPr>
          <w:color w:val="000000"/>
          <w:rtl w:val="0"/>
        </w:rPr>
        <w:t xml:space="preserve">cesso em: 28 jun. 2026.</w:t>
      </w:r>
    </w:p>
    <w:p w:rsidR="00000000" w:rsidDel="00000000" w:rsidP="00000000" w:rsidRDefault="00000000" w:rsidRPr="00000000" w14:paraId="00000208">
      <w:pPr>
        <w:spacing w:after="120" w:lineRule="auto"/>
        <w:ind w:firstLine="0"/>
        <w:jc w:val="left"/>
        <w:rPr>
          <w:color w:val="1d2125"/>
        </w:rPr>
      </w:pPr>
      <w:r w:rsidDel="00000000" w:rsidR="00000000" w:rsidRPr="00000000">
        <w:rPr>
          <w:color w:val="555555"/>
          <w:rtl w:val="0"/>
        </w:rPr>
        <w:t xml:space="preserve">[5]</w:t>
      </w:r>
      <w:r w:rsidDel="00000000" w:rsidR="00000000" w:rsidRPr="00000000">
        <w:rPr>
          <w:color w:val="555555"/>
          <w:rtl w:val="0"/>
        </w:rPr>
        <w:t xml:space="preserve"> </w:t>
      </w:r>
      <w:r w:rsidDel="00000000" w:rsidR="00000000" w:rsidRPr="00000000">
        <w:rPr>
          <w:rtl w:val="0"/>
        </w:rPr>
        <w:t xml:space="preserve">High-Level Expert Group on Artificial Intelligence - 2019 - Ethics Guidelines For Trustworthy AI. Disponível em: </w:t>
      </w:r>
      <w:hyperlink r:id="rId32">
        <w:r w:rsidDel="00000000" w:rsidR="00000000" w:rsidRPr="00000000">
          <w:rPr>
            <w:color w:val="1155cc"/>
            <w:u w:val="single"/>
            <w:rtl w:val="0"/>
          </w:rPr>
          <w:t xml:space="preserve">https://digital-strategy.ec.europa.eu/en/library/ethics-guidelines-trustworthy-ai</w:t>
        </w:r>
      </w:hyperlink>
      <w:r w:rsidDel="00000000" w:rsidR="00000000" w:rsidRPr="00000000">
        <w:rPr>
          <w:rtl w:val="0"/>
        </w:rPr>
      </w:r>
    </w:p>
    <w:p w:rsidR="00000000" w:rsidDel="00000000" w:rsidP="00000000" w:rsidRDefault="00000000" w:rsidRPr="00000000" w14:paraId="00000209">
      <w:pPr>
        <w:spacing w:after="120" w:lineRule="auto"/>
        <w:ind w:firstLine="0"/>
        <w:jc w:val="left"/>
        <w:rPr>
          <w:color w:val="1d2125"/>
        </w:rPr>
      </w:pPr>
      <w:r w:rsidDel="00000000" w:rsidR="00000000" w:rsidRPr="00000000">
        <w:rPr>
          <w:rtl w:val="0"/>
        </w:rPr>
      </w:r>
    </w:p>
    <w:p w:rsidR="00000000" w:rsidDel="00000000" w:rsidP="00000000" w:rsidRDefault="00000000" w:rsidRPr="00000000" w14:paraId="0000020A">
      <w:pPr>
        <w:pStyle w:val="Heading1"/>
        <w:spacing w:after="120" w:lineRule="auto"/>
        <w:ind w:firstLine="0"/>
        <w:rPr/>
      </w:pPr>
      <w:bookmarkStart w:colFirst="0" w:colLast="0" w:name="_heading=h.aokxngjdtqnr" w:id="31"/>
      <w:bookmarkEnd w:id="31"/>
      <w:r w:rsidDel="00000000" w:rsidR="00000000" w:rsidRPr="00000000">
        <w:rPr>
          <w:rtl w:val="0"/>
        </w:rPr>
        <w:t xml:space="preserve">8. Anexo</w:t>
      </w:r>
    </w:p>
    <w:p w:rsidR="00000000" w:rsidDel="00000000" w:rsidP="00000000" w:rsidRDefault="00000000" w:rsidRPr="00000000" w14:paraId="0000020B">
      <w:pPr>
        <w:pStyle w:val="Heading2"/>
        <w:spacing w:after="60" w:before="120" w:lineRule="auto"/>
        <w:ind w:firstLine="0"/>
        <w:rPr/>
      </w:pPr>
      <w:bookmarkStart w:colFirst="0" w:colLast="0" w:name="_heading=h.nd9pvzkaeicf" w:id="32"/>
      <w:bookmarkEnd w:id="32"/>
      <w:r w:rsidDel="00000000" w:rsidR="00000000" w:rsidRPr="00000000">
        <w:rPr>
          <w:rtl w:val="0"/>
        </w:rPr>
        <w:t xml:space="preserve">8.1 Especificações do Dicionário de Dados</w:t>
      </w:r>
    </w:p>
    <w:p w:rsidR="00000000" w:rsidDel="00000000" w:rsidP="00000000" w:rsidRDefault="00000000" w:rsidRPr="00000000" w14:paraId="0000020C">
      <w:pPr>
        <w:ind w:firstLine="720"/>
        <w:rPr/>
      </w:pPr>
      <w:r w:rsidDel="00000000" w:rsidR="00000000" w:rsidRPr="00000000">
        <w:rPr>
          <w:rtl w:val="0"/>
        </w:rPr>
        <w:t xml:space="preserve">Este modelo foi desenhado justamente para o objetivo do projeto: receber uma pergunta do usuário em linguagem natural sobre legislação (federal, estadual, distrital ou municipal) e devolver as normas/trechos mais relevantes. O banco recomendado é </w:t>
      </w:r>
      <w:r w:rsidDel="00000000" w:rsidR="00000000" w:rsidRPr="00000000">
        <w:rPr>
          <w:b w:val="1"/>
          <w:bCs w:val="1"/>
          <w:color w:val="008542"/>
          <w:rtl w:val="0"/>
        </w:rPr>
        <w:t xml:space="preserve">PostgreSQL 15+ com a extensão</w:t>
      </w:r>
      <w:r w:rsidDel="00000000" w:rsidR="00000000" w:rsidRPr="00000000">
        <w:rPr>
          <w:rtl w:val="0"/>
        </w:rPr>
        <w:t xml:space="preserve"> </w:t>
      </w:r>
      <w:r w:rsidDel="00000000" w:rsidR="00000000" w:rsidRPr="00000000">
        <w:rPr>
          <w:i w:val="1"/>
          <w:iCs w:val="1"/>
          <w:rtl w:val="0"/>
        </w:rPr>
        <w:t xml:space="preserve">pgvector</w:t>
      </w:r>
      <w:r w:rsidDel="00000000" w:rsidR="00000000" w:rsidRPr="00000000">
        <w:rPr>
          <w:rtl w:val="0"/>
        </w:rPr>
        <w:t xml:space="preserve">. Isso permite guardar os metadados relacionais e os vetores de busca no mesmo lugar, sem precisar de um banco vetorial separado nesta fase.</w:t>
      </w:r>
    </w:p>
    <w:p w:rsidR="00000000" w:rsidDel="00000000" w:rsidP="00000000" w:rsidRDefault="00000000" w:rsidRPr="00000000" w14:paraId="0000020D">
      <w:pPr>
        <w:ind w:firstLine="0"/>
        <w:rPr/>
      </w:pPr>
      <w:r w:rsidDel="00000000" w:rsidR="00000000" w:rsidRPr="00000000">
        <w:rPr>
          <w:rtl w:val="0"/>
        </w:rPr>
        <w:t xml:space="preserve">O modelo tem </w:t>
      </w:r>
      <w:r w:rsidDel="00000000" w:rsidR="00000000" w:rsidRPr="00000000">
        <w:rPr>
          <w:b w:val="1"/>
          <w:bCs w:val="1"/>
          <w:color w:val="008542"/>
          <w:rtl w:val="0"/>
        </w:rPr>
        <w:t xml:space="preserve">quatro camadas</w:t>
      </w:r>
      <w:r w:rsidDel="00000000" w:rsidR="00000000" w:rsidRPr="00000000">
        <w:rPr>
          <w:rtl w:val="0"/>
        </w:rPr>
        <w:t xml:space="preserve">:</w:t>
      </w:r>
    </w:p>
    <w:p w:rsidR="00000000" w:rsidDel="00000000" w:rsidP="00000000" w:rsidRDefault="00000000" w:rsidRPr="00000000" w14:paraId="0000020E">
      <w:pPr>
        <w:numPr>
          <w:ilvl w:val="0"/>
          <w:numId w:val="6"/>
        </w:numPr>
        <w:spacing w:after="0" w:lineRule="auto"/>
        <w:ind w:left="1440" w:hanging="360"/>
        <w:rPr>
          <w:u w:val="none"/>
        </w:rPr>
      </w:pPr>
      <w:r w:rsidDel="00000000" w:rsidR="00000000" w:rsidRPr="00000000">
        <w:rPr>
          <w:b w:val="1"/>
          <w:bCs w:val="1"/>
          <w:color w:val="008542"/>
          <w:rtl w:val="0"/>
        </w:rPr>
        <w:t xml:space="preserve">Catálogo</w:t>
      </w:r>
      <w:r w:rsidDel="00000000" w:rsidR="00000000" w:rsidRPr="00000000">
        <w:rPr>
          <w:rtl w:val="0"/>
        </w:rPr>
        <w:t xml:space="preserve">: quem emitiu, qual norma, sua estrutura e seus temas.</w:t>
      </w:r>
    </w:p>
    <w:p w:rsidR="00000000" w:rsidDel="00000000" w:rsidP="00000000" w:rsidRDefault="00000000" w:rsidRPr="00000000" w14:paraId="0000020F">
      <w:pPr>
        <w:numPr>
          <w:ilvl w:val="0"/>
          <w:numId w:val="6"/>
        </w:numPr>
        <w:spacing w:after="0" w:lineRule="auto"/>
        <w:ind w:left="1440" w:hanging="360"/>
        <w:rPr>
          <w:u w:val="none"/>
        </w:rPr>
      </w:pPr>
      <w:r w:rsidDel="00000000" w:rsidR="00000000" w:rsidRPr="00000000">
        <w:rPr>
          <w:b w:val="1"/>
          <w:bCs w:val="1"/>
          <w:color w:val="008542"/>
          <w:rtl w:val="0"/>
        </w:rPr>
        <w:t xml:space="preserve">Busca semântica</w:t>
      </w:r>
      <w:r w:rsidDel="00000000" w:rsidR="00000000" w:rsidRPr="00000000">
        <w:rPr>
          <w:rtl w:val="0"/>
        </w:rPr>
        <w:t xml:space="preserve">: os </w:t>
      </w:r>
      <w:r w:rsidDel="00000000" w:rsidR="00000000" w:rsidRPr="00000000">
        <w:rPr>
          <w:i w:val="1"/>
          <w:iCs w:val="1"/>
          <w:rtl w:val="0"/>
        </w:rPr>
        <w:t xml:space="preserve">chunks</w:t>
      </w:r>
      <w:r w:rsidDel="00000000" w:rsidR="00000000" w:rsidRPr="00000000">
        <w:rPr>
          <w:rtl w:val="0"/>
        </w:rPr>
        <w:t xml:space="preserve"> de texto com seus </w:t>
      </w:r>
      <w:r w:rsidDel="00000000" w:rsidR="00000000" w:rsidRPr="00000000">
        <w:rPr>
          <w:i w:val="1"/>
          <w:iCs w:val="1"/>
          <w:rtl w:val="0"/>
        </w:rPr>
        <w:t xml:space="preserve">embeddings</w:t>
      </w:r>
      <w:r w:rsidDel="00000000" w:rsidR="00000000" w:rsidRPr="00000000">
        <w:rPr>
          <w:rtl w:val="0"/>
        </w:rPr>
        <w:t xml:space="preserve"> (RAG).</w:t>
      </w:r>
    </w:p>
    <w:p w:rsidR="00000000" w:rsidDel="00000000" w:rsidP="00000000" w:rsidRDefault="00000000" w:rsidRPr="00000000" w14:paraId="00000210">
      <w:pPr>
        <w:numPr>
          <w:ilvl w:val="0"/>
          <w:numId w:val="6"/>
        </w:numPr>
        <w:spacing w:after="0" w:lineRule="auto"/>
        <w:ind w:left="1440" w:hanging="360"/>
        <w:rPr>
          <w:u w:val="none"/>
        </w:rPr>
      </w:pPr>
      <w:r w:rsidDel="00000000" w:rsidR="00000000" w:rsidRPr="00000000">
        <w:rPr>
          <w:b w:val="1"/>
          <w:bCs w:val="1"/>
          <w:color w:val="008542"/>
          <w:rtl w:val="0"/>
        </w:rPr>
        <w:t xml:space="preserve">Grafo</w:t>
      </w:r>
      <w:r w:rsidDel="00000000" w:rsidR="00000000" w:rsidRPr="00000000">
        <w:rPr>
          <w:rtl w:val="0"/>
        </w:rPr>
        <w:t xml:space="preserve">: as relações entre normas (altera, complementa, referencia).</w:t>
      </w:r>
    </w:p>
    <w:p w:rsidR="00000000" w:rsidDel="00000000" w:rsidP="00000000" w:rsidRDefault="00000000" w:rsidRPr="00000000" w14:paraId="00000211">
      <w:pPr>
        <w:numPr>
          <w:ilvl w:val="0"/>
          <w:numId w:val="6"/>
        </w:numPr>
        <w:spacing w:after="0" w:lineRule="auto"/>
        <w:ind w:left="1440" w:hanging="360"/>
        <w:rPr>
          <w:u w:val="none"/>
        </w:rPr>
      </w:pPr>
      <w:r w:rsidDel="00000000" w:rsidR="00000000" w:rsidRPr="00000000">
        <w:rPr>
          <w:b w:val="1"/>
          <w:bCs w:val="1"/>
          <w:color w:val="008542"/>
          <w:rtl w:val="0"/>
        </w:rPr>
        <w:t xml:space="preserve">Uso/auditoria</w:t>
      </w:r>
      <w:r w:rsidDel="00000000" w:rsidR="00000000" w:rsidRPr="00000000">
        <w:rPr>
          <w:rtl w:val="0"/>
        </w:rPr>
        <w:t xml:space="preserve">: consultas dos usuários e seus resultados.</w:t>
      </w:r>
    </w:p>
    <w:p w:rsidR="00000000" w:rsidDel="00000000" w:rsidP="00000000" w:rsidRDefault="00000000" w:rsidRPr="00000000" w14:paraId="00000212">
      <w:pPr>
        <w:spacing w:after="60" w:before="240" w:lineRule="auto"/>
        <w:ind w:firstLine="0"/>
        <w:rPr>
          <w:b w:val="1"/>
          <w:bCs w:val="1"/>
          <w:color w:val="008542"/>
          <w:sz w:val="26"/>
          <w:szCs w:val="26"/>
        </w:rPr>
      </w:pPr>
      <w:r w:rsidDel="00000000" w:rsidR="00000000" w:rsidRPr="00000000">
        <w:rPr>
          <w:b w:val="1"/>
          <w:bCs w:val="1"/>
          <w:color w:val="008542"/>
          <w:sz w:val="26"/>
          <w:szCs w:val="26"/>
          <w:rtl w:val="0"/>
        </w:rPr>
        <w:t xml:space="preserve">Funcionamento da Busca</w:t>
      </w:r>
    </w:p>
    <w:p w:rsidR="00000000" w:rsidDel="00000000" w:rsidP="00000000" w:rsidRDefault="00000000" w:rsidRPr="00000000" w14:paraId="00000213">
      <w:pPr>
        <w:numPr>
          <w:ilvl w:val="0"/>
          <w:numId w:val="8"/>
        </w:numPr>
        <w:spacing w:after="0" w:lineRule="auto"/>
        <w:ind w:left="1440" w:hanging="360"/>
        <w:rPr>
          <w:u w:val="none"/>
        </w:rPr>
      </w:pPr>
      <w:r w:rsidDel="00000000" w:rsidR="00000000" w:rsidRPr="00000000">
        <w:rPr>
          <w:rtl w:val="0"/>
        </w:rPr>
        <w:t xml:space="preserve">Na ingestão, cada norma é quebrada em pedaços curtos (</w:t>
      </w:r>
      <w:r w:rsidDel="00000000" w:rsidR="00000000" w:rsidRPr="00000000">
        <w:rPr>
          <w:i w:val="1"/>
          <w:iCs w:val="1"/>
          <w:rtl w:val="0"/>
        </w:rPr>
        <w:t xml:space="preserve">chunk</w:t>
      </w:r>
      <w:r w:rsidDel="00000000" w:rsidR="00000000" w:rsidRPr="00000000">
        <w:rPr>
          <w:rtl w:val="0"/>
        </w:rPr>
        <w:t xml:space="preserve">), tipicamente um artigo ou parágrafo.</w:t>
      </w:r>
    </w:p>
    <w:p w:rsidR="00000000" w:rsidDel="00000000" w:rsidP="00000000" w:rsidRDefault="00000000" w:rsidRPr="00000000" w14:paraId="00000214">
      <w:pPr>
        <w:numPr>
          <w:ilvl w:val="0"/>
          <w:numId w:val="8"/>
        </w:numPr>
        <w:spacing w:after="0" w:lineRule="auto"/>
        <w:ind w:left="1440" w:hanging="360"/>
        <w:rPr>
          <w:u w:val="none"/>
        </w:rPr>
      </w:pPr>
      <w:r w:rsidDel="00000000" w:rsidR="00000000" w:rsidRPr="00000000">
        <w:rPr>
          <w:rtl w:val="0"/>
        </w:rPr>
        <w:t xml:space="preserve">Cada chunk é convertido em um vetor (</w:t>
      </w:r>
      <w:r w:rsidDel="00000000" w:rsidR="00000000" w:rsidRPr="00000000">
        <w:rPr>
          <w:i w:val="1"/>
          <w:iCs w:val="1"/>
          <w:rtl w:val="0"/>
        </w:rPr>
        <w:t xml:space="preserve">embedding</w:t>
      </w:r>
      <w:r w:rsidDel="00000000" w:rsidR="00000000" w:rsidRPr="00000000">
        <w:rPr>
          <w:rtl w:val="0"/>
        </w:rPr>
        <w:t xml:space="preserve">) por um modelo de embeddings.</w:t>
      </w:r>
    </w:p>
    <w:p w:rsidR="00000000" w:rsidDel="00000000" w:rsidP="00000000" w:rsidRDefault="00000000" w:rsidRPr="00000000" w14:paraId="00000215">
      <w:pPr>
        <w:numPr>
          <w:ilvl w:val="0"/>
          <w:numId w:val="8"/>
        </w:numPr>
        <w:spacing w:after="0" w:lineRule="auto"/>
        <w:ind w:left="1440" w:hanging="360"/>
        <w:rPr>
          <w:u w:val="none"/>
        </w:rPr>
      </w:pPr>
      <w:r w:rsidDel="00000000" w:rsidR="00000000" w:rsidRPr="00000000">
        <w:rPr>
          <w:rtl w:val="0"/>
        </w:rPr>
        <w:t xml:space="preserve">Quando o usuário pergunta algo, a pergunta também vira um vetor.</w:t>
      </w:r>
    </w:p>
    <w:p w:rsidR="00000000" w:rsidDel="00000000" w:rsidP="00000000" w:rsidRDefault="00000000" w:rsidRPr="00000000" w14:paraId="00000216">
      <w:pPr>
        <w:numPr>
          <w:ilvl w:val="0"/>
          <w:numId w:val="8"/>
        </w:numPr>
        <w:spacing w:after="0" w:lineRule="auto"/>
        <w:ind w:left="1440" w:hanging="360"/>
        <w:rPr>
          <w:u w:val="none"/>
        </w:rPr>
      </w:pPr>
      <w:r w:rsidDel="00000000" w:rsidR="00000000" w:rsidRPr="00000000">
        <w:rPr>
          <w:rtl w:val="0"/>
        </w:rPr>
        <w:t xml:space="preserve">O banco busca os chunks de vetor mais próximo (relação entre operador e pgvector).</w:t>
      </w:r>
    </w:p>
    <w:p w:rsidR="00000000" w:rsidDel="00000000" w:rsidP="00000000" w:rsidRDefault="00000000" w:rsidRPr="00000000" w14:paraId="00000217">
      <w:pPr>
        <w:numPr>
          <w:ilvl w:val="0"/>
          <w:numId w:val="8"/>
        </w:numPr>
        <w:spacing w:after="0" w:lineRule="auto"/>
        <w:ind w:left="1440" w:hanging="360"/>
        <w:rPr>
          <w:u w:val="none"/>
        </w:rPr>
      </w:pPr>
      <w:r w:rsidDel="00000000" w:rsidR="00000000" w:rsidRPr="00000000">
        <w:rPr>
          <w:rtl w:val="0"/>
        </w:rPr>
        <w:t xml:space="preserve">Filtros de metadados (esfera, situação, UF) restringem o universo antes e depois da busca vetorial.</w:t>
      </w:r>
    </w:p>
    <w:p w:rsidR="00000000" w:rsidDel="00000000" w:rsidP="00000000" w:rsidRDefault="00000000" w:rsidRPr="00000000" w14:paraId="00000218">
      <w:pPr>
        <w:numPr>
          <w:ilvl w:val="0"/>
          <w:numId w:val="8"/>
        </w:numPr>
        <w:spacing w:after="0" w:lineRule="auto"/>
        <w:ind w:left="1440" w:hanging="360"/>
        <w:rPr>
          <w:u w:val="none"/>
        </w:rPr>
      </w:pPr>
      <w:r w:rsidDel="00000000" w:rsidR="00000000" w:rsidRPr="00000000">
        <w:rPr>
          <w:rtl w:val="0"/>
        </w:rPr>
        <w:t xml:space="preserve">Os chunks recuperados, com referência à norma e ao dispositivo de origem, alimentam a resposta.</w:t>
      </w:r>
    </w:p>
    <w:p w:rsidR="00000000" w:rsidDel="00000000" w:rsidP="00000000" w:rsidRDefault="00000000" w:rsidRPr="00000000" w14:paraId="00000219">
      <w:pPr>
        <w:spacing w:after="60" w:before="240" w:lineRule="auto"/>
        <w:ind w:firstLine="0"/>
        <w:rPr>
          <w:b w:val="1"/>
          <w:bCs w:val="1"/>
          <w:color w:val="008542"/>
          <w:sz w:val="26"/>
          <w:szCs w:val="26"/>
        </w:rPr>
      </w:pPr>
      <w:r w:rsidDel="00000000" w:rsidR="00000000" w:rsidRPr="00000000">
        <w:rPr>
          <w:b w:val="1"/>
          <w:bCs w:val="1"/>
          <w:color w:val="008542"/>
          <w:sz w:val="26"/>
          <w:szCs w:val="26"/>
          <w:rtl w:val="0"/>
        </w:rPr>
        <w:t xml:space="preserve">Camada 1: Catálogo</w:t>
      </w:r>
    </w:p>
    <w:p w:rsidR="00000000" w:rsidDel="00000000" w:rsidP="00000000" w:rsidRDefault="00000000" w:rsidRPr="00000000" w14:paraId="0000021A">
      <w:pPr>
        <w:spacing w:after="80" w:before="240" w:lineRule="auto"/>
        <w:ind w:firstLine="0"/>
        <w:rPr>
          <w:b w:val="1"/>
          <w:bCs w:val="1"/>
          <w:i w:val="1"/>
          <w:iCs w:val="1"/>
          <w:color w:val="008542"/>
          <w:sz w:val="26"/>
          <w:szCs w:val="26"/>
        </w:rPr>
      </w:pPr>
      <w:r w:rsidDel="00000000" w:rsidR="00000000" w:rsidRPr="00000000">
        <w:rPr>
          <w:b w:val="1"/>
          <w:bCs w:val="1"/>
          <w:color w:val="008542"/>
          <w:sz w:val="26"/>
          <w:szCs w:val="26"/>
          <w:rtl w:val="0"/>
        </w:rPr>
        <w:t xml:space="preserve">Tabela: </w:t>
      </w:r>
      <w:r w:rsidDel="00000000" w:rsidR="00000000" w:rsidRPr="00000000">
        <w:rPr>
          <w:b w:val="1"/>
          <w:bCs w:val="1"/>
          <w:i w:val="1"/>
          <w:iCs w:val="1"/>
          <w:color w:val="008542"/>
          <w:sz w:val="26"/>
          <w:szCs w:val="26"/>
          <w:rtl w:val="0"/>
        </w:rPr>
        <w:t xml:space="preserve">orgao_emissor</w:t>
      </w:r>
    </w:p>
    <w:p w:rsidR="00000000" w:rsidDel="00000000" w:rsidP="00000000" w:rsidRDefault="00000000" w:rsidRPr="00000000" w14:paraId="0000021B">
      <w:pPr>
        <w:spacing w:after="80" w:lineRule="auto"/>
        <w:ind w:firstLine="0"/>
        <w:rPr/>
      </w:pPr>
      <w:r w:rsidDel="00000000" w:rsidR="00000000" w:rsidRPr="00000000">
        <w:rPr>
          <w:rtl w:val="0"/>
        </w:rPr>
        <w:t xml:space="preserve">Instituição responsável por emitir a norma.</w:t>
      </w:r>
    </w:p>
    <w:tbl>
      <w:tblPr>
        <w:tblStyle w:val="Table15"/>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740"/>
        <w:gridCol w:w="1605"/>
        <w:gridCol w:w="3465"/>
        <w:tblGridChange w:id="0">
          <w:tblGrid>
            <w:gridCol w:w="2250"/>
            <w:gridCol w:w="1740"/>
            <w:gridCol w:w="1605"/>
            <w:gridCol w:w="3465"/>
          </w:tblGrid>
        </w:tblGridChange>
      </w:tblGrid>
      <w:tr>
        <w:trPr>
          <w:cantSplit w:val="0"/>
          <w:trHeight w:val="420" w:hRule="atLeast"/>
          <w:tblHeader w:val="0"/>
        </w:trPr>
        <w:tc>
          <w:tcPr>
            <w:tcBorders>
              <w:top w:color="93c47d" w:space="0" w:sz="8" w:val="single"/>
              <w:left w:color="93c47d" w:space="0" w:sz="8" w:val="single"/>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1C">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Campo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1D">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Tipo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1E">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Obrigatório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1F">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Descrição</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20">
            <w:pPr>
              <w:spacing w:after="0" w:line="276" w:lineRule="auto"/>
              <w:ind w:firstLine="0"/>
              <w:rPr>
                <w:i w:val="1"/>
                <w:iCs w:val="1"/>
                <w:sz w:val="20"/>
                <w:szCs w:val="20"/>
              </w:rPr>
            </w:pPr>
            <w:r w:rsidDel="00000000" w:rsidR="00000000" w:rsidRPr="00000000">
              <w:rPr>
                <w:i w:val="1"/>
                <w:iCs w:val="1"/>
                <w:sz w:val="20"/>
                <w:szCs w:val="20"/>
                <w:rtl w:val="0"/>
              </w:rPr>
              <w:t xml:space="preserve">id_orgao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21">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22">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23">
            <w:pPr>
              <w:spacing w:after="0" w:line="276" w:lineRule="auto"/>
              <w:ind w:firstLine="0"/>
              <w:rPr>
                <w:sz w:val="20"/>
                <w:szCs w:val="20"/>
              </w:rPr>
            </w:pPr>
            <w:r w:rsidDel="00000000" w:rsidR="00000000" w:rsidRPr="00000000">
              <w:rPr>
                <w:sz w:val="20"/>
                <w:szCs w:val="20"/>
                <w:rtl w:val="0"/>
              </w:rPr>
              <w:t xml:space="preserve">Identificador único (PK).</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4">
            <w:pPr>
              <w:spacing w:after="0" w:line="276" w:lineRule="auto"/>
              <w:ind w:firstLine="0"/>
              <w:rPr>
                <w:i w:val="1"/>
                <w:iCs w:val="1"/>
                <w:sz w:val="20"/>
                <w:szCs w:val="20"/>
              </w:rPr>
            </w:pPr>
            <w:r w:rsidDel="00000000" w:rsidR="00000000" w:rsidRPr="00000000">
              <w:rPr>
                <w:i w:val="1"/>
                <w:iCs w:val="1"/>
                <w:sz w:val="20"/>
                <w:szCs w:val="20"/>
                <w:rtl w:val="0"/>
              </w:rPr>
              <w:t xml:space="preserve">nome</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5">
            <w:pPr>
              <w:spacing w:after="0" w:line="276" w:lineRule="auto"/>
              <w:ind w:firstLine="0"/>
              <w:rPr>
                <w:sz w:val="20"/>
                <w:szCs w:val="20"/>
              </w:rPr>
            </w:pPr>
            <w:r w:rsidDel="00000000" w:rsidR="00000000" w:rsidRPr="00000000">
              <w:rPr>
                <w:sz w:val="20"/>
                <w:szCs w:val="20"/>
                <w:rtl w:val="0"/>
              </w:rPr>
              <w:t xml:space="preserve">VARCHAR(200)</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6">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7">
            <w:pPr>
              <w:spacing w:after="0" w:line="276" w:lineRule="auto"/>
              <w:ind w:firstLine="0"/>
              <w:rPr>
                <w:sz w:val="20"/>
                <w:szCs w:val="20"/>
              </w:rPr>
            </w:pPr>
            <w:r w:rsidDel="00000000" w:rsidR="00000000" w:rsidRPr="00000000">
              <w:rPr>
                <w:sz w:val="20"/>
                <w:szCs w:val="20"/>
                <w:rtl w:val="0"/>
              </w:rPr>
              <w:t xml:space="preserve">Nome do órgão. Ex.: “Senado Federal”.</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28">
            <w:pPr>
              <w:spacing w:after="0" w:line="276" w:lineRule="auto"/>
              <w:ind w:firstLine="0"/>
              <w:rPr>
                <w:i w:val="1"/>
                <w:iCs w:val="1"/>
                <w:sz w:val="20"/>
                <w:szCs w:val="20"/>
              </w:rPr>
            </w:pPr>
            <w:r w:rsidDel="00000000" w:rsidR="00000000" w:rsidRPr="00000000">
              <w:rPr>
                <w:i w:val="1"/>
                <w:iCs w:val="1"/>
                <w:sz w:val="20"/>
                <w:szCs w:val="20"/>
                <w:rtl w:val="0"/>
              </w:rPr>
              <w:t xml:space="preserve">poder</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29">
            <w:pPr>
              <w:spacing w:after="0" w:line="276" w:lineRule="auto"/>
              <w:ind w:firstLine="0"/>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2A">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2B">
            <w:pPr>
              <w:spacing w:after="0" w:line="276" w:lineRule="auto"/>
              <w:ind w:firstLine="0"/>
              <w:rPr>
                <w:sz w:val="20"/>
                <w:szCs w:val="20"/>
              </w:rPr>
            </w:pPr>
            <w:r w:rsidDel="00000000" w:rsidR="00000000" w:rsidRPr="00000000">
              <w:rPr>
                <w:i w:val="1"/>
                <w:iCs w:val="1"/>
                <w:sz w:val="20"/>
                <w:szCs w:val="20"/>
                <w:rtl w:val="0"/>
              </w:rPr>
              <w:t xml:space="preserve">Executivo</w:t>
            </w:r>
            <w:r w:rsidDel="00000000" w:rsidR="00000000" w:rsidRPr="00000000">
              <w:rPr>
                <w:sz w:val="20"/>
                <w:szCs w:val="20"/>
                <w:rtl w:val="0"/>
              </w:rPr>
              <w:t xml:space="preserve"> ou </w:t>
            </w:r>
            <w:r w:rsidDel="00000000" w:rsidR="00000000" w:rsidRPr="00000000">
              <w:rPr>
                <w:i w:val="1"/>
                <w:iCs w:val="1"/>
                <w:sz w:val="20"/>
                <w:szCs w:val="20"/>
                <w:rtl w:val="0"/>
              </w:rPr>
              <w:t xml:space="preserve">Legislativo</w:t>
            </w:r>
            <w:r w:rsidDel="00000000" w:rsidR="00000000" w:rsidRPr="00000000">
              <w:rPr>
                <w:sz w:val="20"/>
                <w:szCs w:val="20"/>
                <w:rtl w:val="0"/>
              </w:rPr>
              <w:t xml:space="preserve">. (Judiciário não emite norma.)</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C">
            <w:pPr>
              <w:spacing w:after="0" w:line="276" w:lineRule="auto"/>
              <w:ind w:firstLine="0"/>
              <w:rPr>
                <w:i w:val="1"/>
                <w:iCs w:val="1"/>
                <w:sz w:val="20"/>
                <w:szCs w:val="20"/>
              </w:rPr>
            </w:pPr>
            <w:r w:rsidDel="00000000" w:rsidR="00000000" w:rsidRPr="00000000">
              <w:rPr>
                <w:i w:val="1"/>
                <w:iCs w:val="1"/>
                <w:sz w:val="20"/>
                <w:szCs w:val="20"/>
                <w:rtl w:val="0"/>
              </w:rPr>
              <w:t xml:space="preserve">esfera</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D">
            <w:pPr>
              <w:spacing w:after="0" w:line="276" w:lineRule="auto"/>
              <w:ind w:firstLine="0"/>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E">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F">
            <w:pPr>
              <w:spacing w:after="0" w:line="276" w:lineRule="auto"/>
              <w:ind w:firstLine="0"/>
              <w:rPr>
                <w:sz w:val="20"/>
                <w:szCs w:val="20"/>
              </w:rPr>
            </w:pPr>
            <w:r w:rsidDel="00000000" w:rsidR="00000000" w:rsidRPr="00000000">
              <w:rPr>
                <w:i w:val="1"/>
                <w:iCs w:val="1"/>
                <w:sz w:val="20"/>
                <w:szCs w:val="20"/>
                <w:rtl w:val="0"/>
              </w:rPr>
              <w:t xml:space="preserve">Federal</w:t>
            </w:r>
            <w:r w:rsidDel="00000000" w:rsidR="00000000" w:rsidRPr="00000000">
              <w:rPr>
                <w:sz w:val="20"/>
                <w:szCs w:val="20"/>
                <w:rtl w:val="0"/>
              </w:rPr>
              <w:t xml:space="preserve">, </w:t>
            </w:r>
            <w:r w:rsidDel="00000000" w:rsidR="00000000" w:rsidRPr="00000000">
              <w:rPr>
                <w:i w:val="1"/>
                <w:iCs w:val="1"/>
                <w:sz w:val="20"/>
                <w:szCs w:val="20"/>
                <w:rtl w:val="0"/>
              </w:rPr>
              <w:t xml:space="preserve">Estadual</w:t>
            </w:r>
            <w:r w:rsidDel="00000000" w:rsidR="00000000" w:rsidRPr="00000000">
              <w:rPr>
                <w:sz w:val="20"/>
                <w:szCs w:val="20"/>
                <w:rtl w:val="0"/>
              </w:rPr>
              <w:t xml:space="preserve">, </w:t>
            </w:r>
            <w:r w:rsidDel="00000000" w:rsidR="00000000" w:rsidRPr="00000000">
              <w:rPr>
                <w:i w:val="1"/>
                <w:iCs w:val="1"/>
                <w:sz w:val="20"/>
                <w:szCs w:val="20"/>
                <w:rtl w:val="0"/>
              </w:rPr>
              <w:t xml:space="preserve">Distrital</w:t>
            </w:r>
            <w:r w:rsidDel="00000000" w:rsidR="00000000" w:rsidRPr="00000000">
              <w:rPr>
                <w:sz w:val="20"/>
                <w:szCs w:val="20"/>
                <w:rtl w:val="0"/>
              </w:rPr>
              <w:t xml:space="preserve">, </w:t>
            </w:r>
            <w:r w:rsidDel="00000000" w:rsidR="00000000" w:rsidRPr="00000000">
              <w:rPr>
                <w:i w:val="1"/>
                <w:iCs w:val="1"/>
                <w:sz w:val="20"/>
                <w:szCs w:val="20"/>
                <w:rtl w:val="0"/>
              </w:rPr>
              <w:t xml:space="preserve">Municipal</w:t>
            </w:r>
            <w:r w:rsidDel="00000000" w:rsidR="00000000" w:rsidRPr="00000000">
              <w:rPr>
                <w:sz w:val="20"/>
                <w:szCs w:val="20"/>
                <w:rtl w:val="0"/>
              </w:rPr>
              <w:t xml:space="preserve">.</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30">
            <w:pPr>
              <w:spacing w:after="0" w:line="276" w:lineRule="auto"/>
              <w:ind w:firstLine="0"/>
              <w:rPr>
                <w:i w:val="1"/>
                <w:iCs w:val="1"/>
                <w:sz w:val="20"/>
                <w:szCs w:val="20"/>
              </w:rPr>
            </w:pPr>
            <w:r w:rsidDel="00000000" w:rsidR="00000000" w:rsidRPr="00000000">
              <w:rPr>
                <w:i w:val="1"/>
                <w:iCs w:val="1"/>
                <w:sz w:val="20"/>
                <w:szCs w:val="20"/>
                <w:rtl w:val="0"/>
              </w:rPr>
              <w:t xml:space="preserve">uf</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31">
            <w:pPr>
              <w:spacing w:after="0" w:line="276" w:lineRule="auto"/>
              <w:ind w:firstLine="0"/>
              <w:rPr>
                <w:sz w:val="20"/>
                <w:szCs w:val="20"/>
              </w:rPr>
            </w:pPr>
            <w:r w:rsidDel="00000000" w:rsidR="00000000" w:rsidRPr="00000000">
              <w:rPr>
                <w:sz w:val="20"/>
                <w:szCs w:val="20"/>
                <w:rtl w:val="0"/>
              </w:rPr>
              <w:t xml:space="preserve">CHAR(2)</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32">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33">
            <w:pPr>
              <w:spacing w:after="0" w:line="276" w:lineRule="auto"/>
              <w:ind w:firstLine="0"/>
              <w:rPr>
                <w:sz w:val="20"/>
                <w:szCs w:val="20"/>
              </w:rPr>
            </w:pPr>
            <w:r w:rsidDel="00000000" w:rsidR="00000000" w:rsidRPr="00000000">
              <w:rPr>
                <w:sz w:val="20"/>
                <w:szCs w:val="20"/>
                <w:rtl w:val="0"/>
              </w:rPr>
              <w:t xml:space="preserve">UF do órgão (nulo quando federal).</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4">
            <w:pPr>
              <w:spacing w:after="0" w:line="276" w:lineRule="auto"/>
              <w:ind w:firstLine="0"/>
              <w:rPr>
                <w:i w:val="1"/>
                <w:iCs w:val="1"/>
                <w:sz w:val="20"/>
                <w:szCs w:val="20"/>
              </w:rPr>
            </w:pPr>
            <w:r w:rsidDel="00000000" w:rsidR="00000000" w:rsidRPr="00000000">
              <w:rPr>
                <w:i w:val="1"/>
                <w:iCs w:val="1"/>
                <w:sz w:val="20"/>
                <w:szCs w:val="20"/>
                <w:rtl w:val="0"/>
              </w:rPr>
              <w:t xml:space="preserve">municipio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5">
            <w:pPr>
              <w:spacing w:after="0" w:line="276" w:lineRule="auto"/>
              <w:ind w:firstLine="0"/>
              <w:rPr>
                <w:sz w:val="20"/>
                <w:szCs w:val="20"/>
              </w:rPr>
            </w:pPr>
            <w:r w:rsidDel="00000000" w:rsidR="00000000" w:rsidRPr="00000000">
              <w:rPr>
                <w:sz w:val="20"/>
                <w:szCs w:val="20"/>
                <w:rtl w:val="0"/>
              </w:rPr>
              <w:t xml:space="preserve">VARCHAR(120)</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6">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7">
            <w:pPr>
              <w:spacing w:after="0" w:line="276" w:lineRule="auto"/>
              <w:ind w:firstLine="0"/>
              <w:rPr>
                <w:sz w:val="20"/>
                <w:szCs w:val="20"/>
              </w:rPr>
            </w:pPr>
            <w:r w:rsidDel="00000000" w:rsidR="00000000" w:rsidRPr="00000000">
              <w:rPr>
                <w:sz w:val="20"/>
                <w:szCs w:val="20"/>
                <w:rtl w:val="0"/>
              </w:rPr>
              <w:t xml:space="preserve">Município (quando esfera municipal).</w:t>
            </w:r>
          </w:p>
        </w:tc>
      </w:tr>
    </w:tbl>
    <w:p w:rsidR="00000000" w:rsidDel="00000000" w:rsidP="00000000" w:rsidRDefault="00000000" w:rsidRPr="00000000" w14:paraId="00000238">
      <w:pPr>
        <w:spacing w:after="200" w:before="80" w:lineRule="auto"/>
        <w:ind w:firstLine="0"/>
        <w:rPr/>
      </w:pPr>
      <w:r w:rsidDel="00000000" w:rsidR="00000000" w:rsidRPr="00000000">
        <w:rPr>
          <w:b w:val="1"/>
          <w:bCs w:val="1"/>
          <w:color w:val="008542"/>
          <w:rtl w:val="0"/>
        </w:rPr>
        <w:t xml:space="preserve">Regras:</w:t>
      </w:r>
      <w:r w:rsidDel="00000000" w:rsidR="00000000" w:rsidRPr="00000000">
        <w:rPr>
          <w:rtl w:val="0"/>
        </w:rPr>
        <w:t xml:space="preserve"> todo órgão pertence a uma esfera; um órgão pode emitir várias normas.</w:t>
      </w:r>
    </w:p>
    <w:p w:rsidR="00000000" w:rsidDel="00000000" w:rsidP="00000000" w:rsidRDefault="00000000" w:rsidRPr="00000000" w14:paraId="00000239">
      <w:pPr>
        <w:spacing w:after="80" w:before="240" w:lineRule="auto"/>
        <w:ind w:firstLine="0"/>
        <w:rPr>
          <w:b w:val="1"/>
          <w:bCs w:val="1"/>
          <w:i w:val="1"/>
          <w:iCs w:val="1"/>
          <w:color w:val="008542"/>
          <w:sz w:val="26"/>
          <w:szCs w:val="26"/>
        </w:rPr>
      </w:pPr>
      <w:r w:rsidDel="00000000" w:rsidR="00000000" w:rsidRPr="00000000">
        <w:rPr>
          <w:b w:val="1"/>
          <w:bCs w:val="1"/>
          <w:color w:val="008542"/>
          <w:sz w:val="26"/>
          <w:szCs w:val="26"/>
          <w:rtl w:val="0"/>
        </w:rPr>
        <w:t xml:space="preserve">Tabela: </w:t>
      </w:r>
      <w:r w:rsidDel="00000000" w:rsidR="00000000" w:rsidRPr="00000000">
        <w:rPr>
          <w:b w:val="1"/>
          <w:bCs w:val="1"/>
          <w:i w:val="1"/>
          <w:iCs w:val="1"/>
          <w:color w:val="008542"/>
          <w:sz w:val="26"/>
          <w:szCs w:val="26"/>
          <w:rtl w:val="0"/>
        </w:rPr>
        <w:t xml:space="preserve">norma</w:t>
      </w:r>
    </w:p>
    <w:p w:rsidR="00000000" w:rsidDel="00000000" w:rsidP="00000000" w:rsidRDefault="00000000" w:rsidRPr="00000000" w14:paraId="0000023A">
      <w:pPr>
        <w:spacing w:after="80" w:lineRule="auto"/>
        <w:ind w:firstLine="0"/>
        <w:rPr/>
      </w:pPr>
      <w:r w:rsidDel="00000000" w:rsidR="00000000" w:rsidRPr="00000000">
        <w:rPr>
          <w:rtl w:val="0"/>
        </w:rPr>
        <w:t xml:space="preserve">O ato normativo em si (a unidade central do catálogo).</w:t>
      </w:r>
    </w:p>
    <w:tbl>
      <w:tblPr>
        <w:tblStyle w:val="Table1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740"/>
        <w:gridCol w:w="1545"/>
        <w:gridCol w:w="3510"/>
        <w:tblGridChange w:id="0">
          <w:tblGrid>
            <w:gridCol w:w="2250"/>
            <w:gridCol w:w="1740"/>
            <w:gridCol w:w="1545"/>
            <w:gridCol w:w="3510"/>
          </w:tblGrid>
        </w:tblGridChange>
      </w:tblGrid>
      <w:tr>
        <w:trPr>
          <w:cantSplit w:val="0"/>
          <w:trHeight w:val="420" w:hRule="atLeast"/>
          <w:tblHeader w:val="0"/>
        </w:trPr>
        <w:tc>
          <w:tcPr>
            <w:tcBorders>
              <w:top w:color="93c47d" w:space="0" w:sz="8" w:val="single"/>
              <w:left w:color="93c47d" w:space="0" w:sz="8" w:val="single"/>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3B">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Campo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3C">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Tipo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3D">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Obrigatório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3E">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Descrição</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3F">
            <w:pPr>
              <w:spacing w:after="0" w:line="276" w:lineRule="auto"/>
              <w:ind w:firstLine="0"/>
              <w:rPr>
                <w:i w:val="1"/>
                <w:iCs w:val="1"/>
                <w:sz w:val="20"/>
                <w:szCs w:val="20"/>
              </w:rPr>
            </w:pPr>
            <w:r w:rsidDel="00000000" w:rsidR="00000000" w:rsidRPr="00000000">
              <w:rPr>
                <w:i w:val="1"/>
                <w:iCs w:val="1"/>
                <w:sz w:val="20"/>
                <w:szCs w:val="20"/>
                <w:rtl w:val="0"/>
              </w:rPr>
              <w:t xml:space="preserve">id_norma</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40">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41">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42">
            <w:pPr>
              <w:spacing w:after="0" w:line="276" w:lineRule="auto"/>
              <w:ind w:firstLine="0"/>
              <w:rPr>
                <w:sz w:val="20"/>
                <w:szCs w:val="20"/>
              </w:rPr>
            </w:pPr>
            <w:r w:rsidDel="00000000" w:rsidR="00000000" w:rsidRPr="00000000">
              <w:rPr>
                <w:sz w:val="20"/>
                <w:szCs w:val="20"/>
                <w:rtl w:val="0"/>
              </w:rPr>
              <w:t xml:space="preserve">Identificador único (PK).</w:t>
            </w:r>
          </w:p>
        </w:tc>
      </w:tr>
      <w:tr>
        <w:trPr>
          <w:cantSplit w:val="0"/>
          <w:trHeight w:val="90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3">
            <w:pPr>
              <w:spacing w:after="0" w:line="276" w:lineRule="auto"/>
              <w:ind w:firstLine="0"/>
              <w:rPr>
                <w:i w:val="1"/>
                <w:iCs w:val="1"/>
                <w:sz w:val="20"/>
                <w:szCs w:val="20"/>
              </w:rPr>
            </w:pPr>
            <w:r w:rsidDel="00000000" w:rsidR="00000000" w:rsidRPr="00000000">
              <w:rPr>
                <w:i w:val="1"/>
                <w:iCs w:val="1"/>
                <w:sz w:val="20"/>
                <w:szCs w:val="20"/>
                <w:rtl w:val="0"/>
              </w:rPr>
              <w:t xml:space="preserve">urn_lexml</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4">
            <w:pPr>
              <w:spacing w:after="0" w:line="276" w:lineRule="auto"/>
              <w:ind w:firstLine="0"/>
              <w:rPr>
                <w:sz w:val="20"/>
                <w:szCs w:val="20"/>
              </w:rPr>
            </w:pPr>
            <w:r w:rsidDel="00000000" w:rsidR="00000000" w:rsidRPr="00000000">
              <w:rPr>
                <w:sz w:val="20"/>
                <w:szCs w:val="20"/>
                <w:rtl w:val="0"/>
              </w:rPr>
              <w:t xml:space="preserve">VARCHAR(255)</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5">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6">
            <w:pPr>
              <w:spacing w:after="0" w:line="276" w:lineRule="auto"/>
              <w:ind w:firstLine="0"/>
              <w:rPr>
                <w:sz w:val="20"/>
                <w:szCs w:val="20"/>
              </w:rPr>
            </w:pPr>
            <w:r w:rsidDel="00000000" w:rsidR="00000000" w:rsidRPr="00000000">
              <w:rPr>
                <w:sz w:val="20"/>
                <w:szCs w:val="20"/>
                <w:rtl w:val="0"/>
              </w:rPr>
              <w:t xml:space="preserve">Identificador canônico LexML (único). Ex.: </w:t>
            </w:r>
            <w:r w:rsidDel="00000000" w:rsidR="00000000" w:rsidRPr="00000000">
              <w:rPr>
                <w:i w:val="1"/>
                <w:iCs w:val="1"/>
                <w:sz w:val="20"/>
                <w:szCs w:val="20"/>
                <w:rtl w:val="0"/>
              </w:rPr>
              <w:t xml:space="preserve">urn:lex:br:federal:lei:2018-08-14;13709</w:t>
            </w:r>
            <w:r w:rsidDel="00000000" w:rsidR="00000000" w:rsidRPr="00000000">
              <w:rPr>
                <w:sz w:val="20"/>
                <w:szCs w:val="20"/>
                <w:rtl w:val="0"/>
              </w:rPr>
              <w:t xml:space="preserve">.</w:t>
            </w:r>
          </w:p>
        </w:tc>
      </w:tr>
      <w:tr>
        <w:trPr>
          <w:cantSplit w:val="0"/>
          <w:trHeight w:val="16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47">
            <w:pPr>
              <w:spacing w:after="0" w:line="276" w:lineRule="auto"/>
              <w:ind w:firstLine="0"/>
              <w:rPr>
                <w:i w:val="1"/>
                <w:iCs w:val="1"/>
                <w:sz w:val="20"/>
                <w:szCs w:val="20"/>
              </w:rPr>
            </w:pPr>
            <w:r w:rsidDel="00000000" w:rsidR="00000000" w:rsidRPr="00000000">
              <w:rPr>
                <w:i w:val="1"/>
                <w:iCs w:val="1"/>
                <w:sz w:val="20"/>
                <w:szCs w:val="20"/>
                <w:rtl w:val="0"/>
              </w:rPr>
              <w:t xml:space="preserve">tipo_norma</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48">
            <w:pPr>
              <w:spacing w:after="0" w:line="276" w:lineRule="auto"/>
              <w:ind w:firstLine="0"/>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49">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4A">
            <w:pPr>
              <w:spacing w:after="0" w:line="276" w:lineRule="auto"/>
              <w:ind w:firstLine="0"/>
              <w:rPr>
                <w:sz w:val="20"/>
                <w:szCs w:val="20"/>
              </w:rPr>
            </w:pPr>
            <w:r w:rsidDel="00000000" w:rsidR="00000000" w:rsidRPr="00000000">
              <w:rPr>
                <w:i w:val="1"/>
                <w:iCs w:val="1"/>
                <w:sz w:val="20"/>
                <w:szCs w:val="20"/>
                <w:rtl w:val="0"/>
              </w:rPr>
              <w:t xml:space="preserve">Emenda_Constitucional</w:t>
            </w:r>
            <w:r w:rsidDel="00000000" w:rsidR="00000000" w:rsidRPr="00000000">
              <w:rPr>
                <w:sz w:val="20"/>
                <w:szCs w:val="20"/>
                <w:rtl w:val="0"/>
              </w:rPr>
              <w:t xml:space="preserve">, </w:t>
            </w:r>
            <w:r w:rsidDel="00000000" w:rsidR="00000000" w:rsidRPr="00000000">
              <w:rPr>
                <w:i w:val="1"/>
                <w:iCs w:val="1"/>
                <w:sz w:val="20"/>
                <w:szCs w:val="20"/>
                <w:rtl w:val="0"/>
              </w:rPr>
              <w:t xml:space="preserve">Lei_Complementar</w:t>
            </w:r>
            <w:r w:rsidDel="00000000" w:rsidR="00000000" w:rsidRPr="00000000">
              <w:rPr>
                <w:sz w:val="20"/>
                <w:szCs w:val="20"/>
                <w:rtl w:val="0"/>
              </w:rPr>
              <w:t xml:space="preserve">, </w:t>
            </w:r>
            <w:r w:rsidDel="00000000" w:rsidR="00000000" w:rsidRPr="00000000">
              <w:rPr>
                <w:i w:val="1"/>
                <w:iCs w:val="1"/>
                <w:sz w:val="20"/>
                <w:szCs w:val="20"/>
                <w:rtl w:val="0"/>
              </w:rPr>
              <w:t xml:space="preserve">Lei_Ordinaria</w:t>
            </w:r>
            <w:r w:rsidDel="00000000" w:rsidR="00000000" w:rsidRPr="00000000">
              <w:rPr>
                <w:sz w:val="20"/>
                <w:szCs w:val="20"/>
                <w:rtl w:val="0"/>
              </w:rPr>
              <w:t xml:space="preserve">, </w:t>
            </w:r>
            <w:r w:rsidDel="00000000" w:rsidR="00000000" w:rsidRPr="00000000">
              <w:rPr>
                <w:i w:val="1"/>
                <w:iCs w:val="1"/>
                <w:sz w:val="20"/>
                <w:szCs w:val="20"/>
                <w:rtl w:val="0"/>
              </w:rPr>
              <w:t xml:space="preserve">Lei_Delegada</w:t>
            </w:r>
            <w:r w:rsidDel="00000000" w:rsidR="00000000" w:rsidRPr="00000000">
              <w:rPr>
                <w:sz w:val="20"/>
                <w:szCs w:val="20"/>
                <w:rtl w:val="0"/>
              </w:rPr>
              <w:t xml:space="preserve">, </w:t>
            </w:r>
            <w:r w:rsidDel="00000000" w:rsidR="00000000" w:rsidRPr="00000000">
              <w:rPr>
                <w:i w:val="1"/>
                <w:iCs w:val="1"/>
                <w:sz w:val="20"/>
                <w:szCs w:val="20"/>
                <w:rtl w:val="0"/>
              </w:rPr>
              <w:t xml:space="preserve">Medida_Provisoria</w:t>
            </w:r>
            <w:r w:rsidDel="00000000" w:rsidR="00000000" w:rsidRPr="00000000">
              <w:rPr>
                <w:sz w:val="20"/>
                <w:szCs w:val="20"/>
                <w:rtl w:val="0"/>
              </w:rPr>
              <w:t xml:space="preserve">, </w:t>
            </w:r>
            <w:r w:rsidDel="00000000" w:rsidR="00000000" w:rsidRPr="00000000">
              <w:rPr>
                <w:i w:val="1"/>
                <w:iCs w:val="1"/>
                <w:sz w:val="20"/>
                <w:szCs w:val="20"/>
                <w:rtl w:val="0"/>
              </w:rPr>
              <w:t xml:space="preserve">Decreto</w:t>
            </w:r>
            <w:r w:rsidDel="00000000" w:rsidR="00000000" w:rsidRPr="00000000">
              <w:rPr>
                <w:sz w:val="20"/>
                <w:szCs w:val="20"/>
                <w:rtl w:val="0"/>
              </w:rPr>
              <w:t xml:space="preserve">, </w:t>
            </w:r>
            <w:r w:rsidDel="00000000" w:rsidR="00000000" w:rsidRPr="00000000">
              <w:rPr>
                <w:i w:val="1"/>
                <w:iCs w:val="1"/>
                <w:sz w:val="20"/>
                <w:szCs w:val="20"/>
                <w:rtl w:val="0"/>
              </w:rPr>
              <w:t xml:space="preserve">Decreto_Legislativo</w:t>
            </w:r>
            <w:r w:rsidDel="00000000" w:rsidR="00000000" w:rsidRPr="00000000">
              <w:rPr>
                <w:sz w:val="20"/>
                <w:szCs w:val="20"/>
                <w:rtl w:val="0"/>
              </w:rPr>
              <w:t xml:space="preserve">. (Resolução e portaria ficam fora de escopo.)</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B">
            <w:pPr>
              <w:spacing w:after="0" w:line="276" w:lineRule="auto"/>
              <w:ind w:firstLine="0"/>
              <w:rPr>
                <w:i w:val="1"/>
                <w:iCs w:val="1"/>
                <w:sz w:val="20"/>
                <w:szCs w:val="20"/>
              </w:rPr>
            </w:pPr>
            <w:r w:rsidDel="00000000" w:rsidR="00000000" w:rsidRPr="00000000">
              <w:rPr>
                <w:i w:val="1"/>
                <w:iCs w:val="1"/>
                <w:sz w:val="20"/>
                <w:szCs w:val="20"/>
                <w:rtl w:val="0"/>
              </w:rPr>
              <w:t xml:space="preserve">numero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C">
            <w:pPr>
              <w:spacing w:after="0" w:line="276" w:lineRule="auto"/>
              <w:ind w:firstLine="0"/>
              <w:rPr>
                <w:sz w:val="20"/>
                <w:szCs w:val="20"/>
              </w:rPr>
            </w:pPr>
            <w:r w:rsidDel="00000000" w:rsidR="00000000" w:rsidRPr="00000000">
              <w:rPr>
                <w:sz w:val="20"/>
                <w:szCs w:val="20"/>
                <w:rtl w:val="0"/>
              </w:rPr>
              <w:t xml:space="preserve">VARCHAR(30)</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D">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E">
            <w:pPr>
              <w:spacing w:after="0" w:line="276" w:lineRule="auto"/>
              <w:ind w:firstLine="0"/>
              <w:rPr>
                <w:sz w:val="20"/>
                <w:szCs w:val="20"/>
              </w:rPr>
            </w:pPr>
            <w:r w:rsidDel="00000000" w:rsidR="00000000" w:rsidRPr="00000000">
              <w:rPr>
                <w:sz w:val="20"/>
                <w:szCs w:val="20"/>
                <w:rtl w:val="0"/>
              </w:rPr>
              <w:t xml:space="preserve">Número oficial.</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4F">
            <w:pPr>
              <w:spacing w:after="0" w:line="276" w:lineRule="auto"/>
              <w:ind w:firstLine="0"/>
              <w:rPr>
                <w:i w:val="1"/>
                <w:iCs w:val="1"/>
                <w:sz w:val="20"/>
                <w:szCs w:val="20"/>
              </w:rPr>
            </w:pPr>
            <w:r w:rsidDel="00000000" w:rsidR="00000000" w:rsidRPr="00000000">
              <w:rPr>
                <w:i w:val="1"/>
                <w:iCs w:val="1"/>
                <w:sz w:val="20"/>
                <w:szCs w:val="20"/>
                <w:rtl w:val="0"/>
              </w:rPr>
              <w:t xml:space="preserve">ano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50">
            <w:pPr>
              <w:spacing w:after="0" w:line="276" w:lineRule="auto"/>
              <w:ind w:firstLine="0"/>
              <w:rPr>
                <w:sz w:val="20"/>
                <w:szCs w:val="20"/>
              </w:rPr>
            </w:pPr>
            <w:r w:rsidDel="00000000" w:rsidR="00000000" w:rsidRPr="00000000">
              <w:rPr>
                <w:sz w:val="20"/>
                <w:szCs w:val="20"/>
                <w:rtl w:val="0"/>
              </w:rPr>
              <w:t xml:space="preserve">INTEGER</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51">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52">
            <w:pPr>
              <w:spacing w:after="0" w:line="276" w:lineRule="auto"/>
              <w:ind w:firstLine="0"/>
              <w:rPr>
                <w:sz w:val="20"/>
                <w:szCs w:val="20"/>
              </w:rPr>
            </w:pPr>
            <w:r w:rsidDel="00000000" w:rsidR="00000000" w:rsidRPr="00000000">
              <w:rPr>
                <w:sz w:val="20"/>
                <w:szCs w:val="20"/>
                <w:rtl w:val="0"/>
              </w:rPr>
              <w:t xml:space="preserve">Ano da norma.</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3">
            <w:pPr>
              <w:spacing w:after="0" w:line="276" w:lineRule="auto"/>
              <w:ind w:firstLine="0"/>
              <w:rPr>
                <w:i w:val="1"/>
                <w:iCs w:val="1"/>
                <w:sz w:val="20"/>
                <w:szCs w:val="20"/>
              </w:rPr>
            </w:pPr>
            <w:r w:rsidDel="00000000" w:rsidR="00000000" w:rsidRPr="00000000">
              <w:rPr>
                <w:i w:val="1"/>
                <w:iCs w:val="1"/>
                <w:sz w:val="20"/>
                <w:szCs w:val="20"/>
                <w:rtl w:val="0"/>
              </w:rPr>
              <w:t xml:space="preserve">data_publicacao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4">
            <w:pPr>
              <w:spacing w:after="0" w:line="276" w:lineRule="auto"/>
              <w:ind w:firstLine="0"/>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5">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6">
            <w:pPr>
              <w:spacing w:after="0" w:line="276" w:lineRule="auto"/>
              <w:ind w:firstLine="0"/>
              <w:rPr>
                <w:sz w:val="20"/>
                <w:szCs w:val="20"/>
              </w:rPr>
            </w:pPr>
            <w:r w:rsidDel="00000000" w:rsidR="00000000" w:rsidRPr="00000000">
              <w:rPr>
                <w:sz w:val="20"/>
                <w:szCs w:val="20"/>
                <w:rtl w:val="0"/>
              </w:rPr>
              <w:t xml:space="preserve">Data de publicação.</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57">
            <w:pPr>
              <w:spacing w:after="0" w:line="276" w:lineRule="auto"/>
              <w:ind w:firstLine="0"/>
              <w:rPr>
                <w:i w:val="1"/>
                <w:iCs w:val="1"/>
                <w:sz w:val="20"/>
                <w:szCs w:val="20"/>
              </w:rPr>
            </w:pPr>
            <w:r w:rsidDel="00000000" w:rsidR="00000000" w:rsidRPr="00000000">
              <w:rPr>
                <w:i w:val="1"/>
                <w:iCs w:val="1"/>
                <w:sz w:val="20"/>
                <w:szCs w:val="20"/>
                <w:rtl w:val="0"/>
              </w:rPr>
              <w:t xml:space="preserve">titulo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58">
            <w:pPr>
              <w:spacing w:after="0" w:line="276" w:lineRule="auto"/>
              <w:ind w:firstLine="0"/>
              <w:rPr>
                <w:sz w:val="20"/>
                <w:szCs w:val="20"/>
              </w:rPr>
            </w:pPr>
            <w:r w:rsidDel="00000000" w:rsidR="00000000" w:rsidRPr="00000000">
              <w:rPr>
                <w:sz w:val="20"/>
                <w:szCs w:val="20"/>
                <w:rtl w:val="0"/>
              </w:rPr>
              <w:t xml:space="preserve">VARCHAR(500)</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59">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5A">
            <w:pPr>
              <w:spacing w:after="0" w:line="276" w:lineRule="auto"/>
              <w:ind w:firstLine="0"/>
              <w:rPr>
                <w:sz w:val="20"/>
                <w:szCs w:val="20"/>
              </w:rPr>
            </w:pPr>
            <w:r w:rsidDel="00000000" w:rsidR="00000000" w:rsidRPr="00000000">
              <w:rPr>
                <w:sz w:val="20"/>
                <w:szCs w:val="20"/>
                <w:rtl w:val="0"/>
              </w:rPr>
              <w:t xml:space="preserve">Título/apelido (ex.: “Lei Geral de Proteção de Dados”).</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B">
            <w:pPr>
              <w:spacing w:after="0" w:line="276" w:lineRule="auto"/>
              <w:ind w:firstLine="0"/>
              <w:rPr>
                <w:i w:val="1"/>
                <w:iCs w:val="1"/>
                <w:sz w:val="20"/>
                <w:szCs w:val="20"/>
              </w:rPr>
            </w:pPr>
            <w:r w:rsidDel="00000000" w:rsidR="00000000" w:rsidRPr="00000000">
              <w:rPr>
                <w:i w:val="1"/>
                <w:iCs w:val="1"/>
                <w:sz w:val="20"/>
                <w:szCs w:val="20"/>
                <w:rtl w:val="0"/>
              </w:rPr>
              <w:t xml:space="preserve">ementa</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C">
            <w:pPr>
              <w:spacing w:after="0" w:line="276" w:lineRule="auto"/>
              <w:ind w:firstLine="0"/>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D">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E">
            <w:pPr>
              <w:spacing w:after="0" w:line="276" w:lineRule="auto"/>
              <w:ind w:firstLine="0"/>
              <w:rPr>
                <w:sz w:val="20"/>
                <w:szCs w:val="20"/>
              </w:rPr>
            </w:pPr>
            <w:r w:rsidDel="00000000" w:rsidR="00000000" w:rsidRPr="00000000">
              <w:rPr>
                <w:sz w:val="20"/>
                <w:szCs w:val="20"/>
                <w:rtl w:val="0"/>
              </w:rPr>
              <w:t xml:space="preserve">Resumo oficial. Ótimo campo para indexar na busca.</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5F">
            <w:pPr>
              <w:spacing w:after="0" w:line="276" w:lineRule="auto"/>
              <w:ind w:firstLine="0"/>
              <w:rPr>
                <w:i w:val="1"/>
                <w:iCs w:val="1"/>
                <w:sz w:val="20"/>
                <w:szCs w:val="20"/>
              </w:rPr>
            </w:pPr>
            <w:r w:rsidDel="00000000" w:rsidR="00000000" w:rsidRPr="00000000">
              <w:rPr>
                <w:i w:val="1"/>
                <w:iCs w:val="1"/>
                <w:sz w:val="20"/>
                <w:szCs w:val="20"/>
                <w:rtl w:val="0"/>
              </w:rPr>
              <w:t xml:space="preserve">texto_integral</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60">
            <w:pPr>
              <w:spacing w:after="0" w:line="276" w:lineRule="auto"/>
              <w:ind w:firstLine="0"/>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61">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62">
            <w:pPr>
              <w:spacing w:after="0" w:line="276" w:lineRule="auto"/>
              <w:ind w:firstLine="0"/>
              <w:rPr>
                <w:sz w:val="20"/>
                <w:szCs w:val="20"/>
              </w:rPr>
            </w:pPr>
            <w:r w:rsidDel="00000000" w:rsidR="00000000" w:rsidRPr="00000000">
              <w:rPr>
                <w:sz w:val="20"/>
                <w:szCs w:val="20"/>
                <w:rtl w:val="0"/>
              </w:rPr>
              <w:t xml:space="preserve">Texto completo (a fonte para gerar os chunks).</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3">
            <w:pPr>
              <w:spacing w:after="0" w:line="276" w:lineRule="auto"/>
              <w:ind w:firstLine="0"/>
              <w:rPr>
                <w:i w:val="1"/>
                <w:iCs w:val="1"/>
                <w:sz w:val="20"/>
                <w:szCs w:val="20"/>
              </w:rPr>
            </w:pPr>
            <w:r w:rsidDel="00000000" w:rsidR="00000000" w:rsidRPr="00000000">
              <w:rPr>
                <w:i w:val="1"/>
                <w:iCs w:val="1"/>
                <w:sz w:val="20"/>
                <w:szCs w:val="20"/>
                <w:rtl w:val="0"/>
              </w:rPr>
              <w:t xml:space="preserve">esfera</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4">
            <w:pPr>
              <w:spacing w:after="0" w:line="276" w:lineRule="auto"/>
              <w:ind w:firstLine="0"/>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5">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6">
            <w:pPr>
              <w:spacing w:after="0" w:line="276" w:lineRule="auto"/>
              <w:ind w:firstLine="0"/>
              <w:rPr>
                <w:sz w:val="20"/>
                <w:szCs w:val="20"/>
              </w:rPr>
            </w:pPr>
            <w:r w:rsidDel="00000000" w:rsidR="00000000" w:rsidRPr="00000000">
              <w:rPr>
                <w:sz w:val="20"/>
                <w:szCs w:val="20"/>
                <w:rtl w:val="0"/>
              </w:rPr>
              <w:t xml:space="preserve">Desnormalizado da </w:t>
            </w:r>
            <w:r w:rsidDel="00000000" w:rsidR="00000000" w:rsidRPr="00000000">
              <w:rPr>
                <w:i w:val="1"/>
                <w:iCs w:val="1"/>
                <w:sz w:val="20"/>
                <w:szCs w:val="20"/>
                <w:rtl w:val="0"/>
              </w:rPr>
              <w:t xml:space="preserve">orgao_emissor</w:t>
            </w:r>
            <w:r w:rsidDel="00000000" w:rsidR="00000000" w:rsidRPr="00000000">
              <w:rPr>
                <w:sz w:val="20"/>
                <w:szCs w:val="20"/>
                <w:rtl w:val="0"/>
              </w:rPr>
              <w:t xml:space="preserve"> para filtro rápido.</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67">
            <w:pPr>
              <w:spacing w:after="0" w:line="276" w:lineRule="auto"/>
              <w:ind w:firstLine="0"/>
              <w:rPr>
                <w:i w:val="1"/>
                <w:iCs w:val="1"/>
                <w:sz w:val="20"/>
                <w:szCs w:val="20"/>
              </w:rPr>
            </w:pPr>
            <w:r w:rsidDel="00000000" w:rsidR="00000000" w:rsidRPr="00000000">
              <w:rPr>
                <w:i w:val="1"/>
                <w:iCs w:val="1"/>
                <w:sz w:val="20"/>
                <w:szCs w:val="20"/>
                <w:rtl w:val="0"/>
              </w:rPr>
              <w:t xml:space="preserve">uf</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68">
            <w:pPr>
              <w:spacing w:after="0" w:line="276" w:lineRule="auto"/>
              <w:ind w:firstLine="0"/>
              <w:rPr>
                <w:sz w:val="20"/>
                <w:szCs w:val="20"/>
              </w:rPr>
            </w:pPr>
            <w:r w:rsidDel="00000000" w:rsidR="00000000" w:rsidRPr="00000000">
              <w:rPr>
                <w:sz w:val="20"/>
                <w:szCs w:val="20"/>
                <w:rtl w:val="0"/>
              </w:rPr>
              <w:t xml:space="preserve">CHAR(2)</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69">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6A">
            <w:pPr>
              <w:spacing w:after="0" w:line="276" w:lineRule="auto"/>
              <w:ind w:firstLine="0"/>
              <w:rPr>
                <w:sz w:val="20"/>
                <w:szCs w:val="20"/>
              </w:rPr>
            </w:pPr>
            <w:r w:rsidDel="00000000" w:rsidR="00000000" w:rsidRPr="00000000">
              <w:rPr>
                <w:sz w:val="20"/>
                <w:szCs w:val="20"/>
                <w:rtl w:val="0"/>
              </w:rPr>
              <w:t xml:space="preserve">UF, quando aplicável.</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B">
            <w:pPr>
              <w:spacing w:after="0" w:line="276" w:lineRule="auto"/>
              <w:ind w:firstLine="0"/>
              <w:rPr>
                <w:i w:val="1"/>
                <w:iCs w:val="1"/>
                <w:sz w:val="20"/>
                <w:szCs w:val="20"/>
              </w:rPr>
            </w:pPr>
            <w:r w:rsidDel="00000000" w:rsidR="00000000" w:rsidRPr="00000000">
              <w:rPr>
                <w:i w:val="1"/>
                <w:iCs w:val="1"/>
                <w:sz w:val="20"/>
                <w:szCs w:val="20"/>
                <w:rtl w:val="0"/>
              </w:rPr>
              <w:t xml:space="preserve">municipio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C">
            <w:pPr>
              <w:spacing w:after="0" w:line="276" w:lineRule="auto"/>
              <w:ind w:firstLine="0"/>
              <w:rPr>
                <w:sz w:val="20"/>
                <w:szCs w:val="20"/>
              </w:rPr>
            </w:pPr>
            <w:r w:rsidDel="00000000" w:rsidR="00000000" w:rsidRPr="00000000">
              <w:rPr>
                <w:sz w:val="20"/>
                <w:szCs w:val="20"/>
                <w:rtl w:val="0"/>
              </w:rPr>
              <w:t xml:space="preserve">VARCHAR(120)</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D">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E">
            <w:pPr>
              <w:spacing w:after="0" w:line="276" w:lineRule="auto"/>
              <w:ind w:firstLine="0"/>
              <w:rPr>
                <w:sz w:val="20"/>
                <w:szCs w:val="20"/>
              </w:rPr>
            </w:pPr>
            <w:r w:rsidDel="00000000" w:rsidR="00000000" w:rsidRPr="00000000">
              <w:rPr>
                <w:sz w:val="20"/>
                <w:szCs w:val="20"/>
                <w:rtl w:val="0"/>
              </w:rPr>
              <w:t xml:space="preserve">Município, quando aplicável.</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6F">
            <w:pPr>
              <w:spacing w:after="0" w:line="276" w:lineRule="auto"/>
              <w:ind w:firstLine="0"/>
              <w:rPr>
                <w:i w:val="1"/>
                <w:iCs w:val="1"/>
                <w:sz w:val="20"/>
                <w:szCs w:val="20"/>
              </w:rPr>
            </w:pPr>
            <w:r w:rsidDel="00000000" w:rsidR="00000000" w:rsidRPr="00000000">
              <w:rPr>
                <w:i w:val="1"/>
                <w:iCs w:val="1"/>
                <w:sz w:val="20"/>
                <w:szCs w:val="20"/>
                <w:rtl w:val="0"/>
              </w:rPr>
              <w:t xml:space="preserve">situacao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70">
            <w:pPr>
              <w:spacing w:after="0" w:line="276" w:lineRule="auto"/>
              <w:ind w:firstLine="0"/>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71">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72">
            <w:pPr>
              <w:spacing w:after="0" w:line="276" w:lineRule="auto"/>
              <w:ind w:firstLine="0"/>
              <w:rPr>
                <w:sz w:val="20"/>
                <w:szCs w:val="20"/>
              </w:rPr>
            </w:pPr>
            <w:r w:rsidDel="00000000" w:rsidR="00000000" w:rsidRPr="00000000">
              <w:rPr>
                <w:i w:val="1"/>
                <w:iCs w:val="1"/>
                <w:sz w:val="20"/>
                <w:szCs w:val="20"/>
                <w:rtl w:val="0"/>
              </w:rPr>
              <w:t xml:space="preserve">Vigente</w:t>
            </w:r>
            <w:r w:rsidDel="00000000" w:rsidR="00000000" w:rsidRPr="00000000">
              <w:rPr>
                <w:sz w:val="20"/>
                <w:szCs w:val="20"/>
                <w:rtl w:val="0"/>
              </w:rPr>
              <w:t xml:space="preserve">, </w:t>
            </w:r>
            <w:r w:rsidDel="00000000" w:rsidR="00000000" w:rsidRPr="00000000">
              <w:rPr>
                <w:i w:val="1"/>
                <w:iCs w:val="1"/>
                <w:sz w:val="20"/>
                <w:szCs w:val="20"/>
                <w:rtl w:val="0"/>
              </w:rPr>
              <w:t xml:space="preserve">Revogada</w:t>
            </w:r>
            <w:r w:rsidDel="00000000" w:rsidR="00000000" w:rsidRPr="00000000">
              <w:rPr>
                <w:sz w:val="20"/>
                <w:szCs w:val="20"/>
                <w:rtl w:val="0"/>
              </w:rPr>
              <w:t xml:space="preserve">, </w:t>
            </w:r>
            <w:r w:rsidDel="00000000" w:rsidR="00000000" w:rsidRPr="00000000">
              <w:rPr>
                <w:i w:val="1"/>
                <w:iCs w:val="1"/>
                <w:sz w:val="20"/>
                <w:szCs w:val="20"/>
                <w:rtl w:val="0"/>
              </w:rPr>
              <w:t xml:space="preserve">Suspensa</w:t>
            </w:r>
            <w:r w:rsidDel="00000000" w:rsidR="00000000" w:rsidRPr="00000000">
              <w:rPr>
                <w:sz w:val="20"/>
                <w:szCs w:val="20"/>
                <w:rtl w:val="0"/>
              </w:rPr>
              <w:t xml:space="preserve">, </w:t>
            </w:r>
            <w:r w:rsidDel="00000000" w:rsidR="00000000" w:rsidRPr="00000000">
              <w:rPr>
                <w:i w:val="1"/>
                <w:iCs w:val="1"/>
                <w:sz w:val="20"/>
                <w:szCs w:val="20"/>
                <w:rtl w:val="0"/>
              </w:rPr>
              <w:t xml:space="preserve">Parcialmente_Revogada</w:t>
            </w:r>
            <w:r w:rsidDel="00000000" w:rsidR="00000000" w:rsidRPr="00000000">
              <w:rPr>
                <w:sz w:val="20"/>
                <w:szCs w:val="20"/>
                <w:rtl w:val="0"/>
              </w:rPr>
              <w:t xml:space="preserve">.</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73">
            <w:pPr>
              <w:spacing w:after="0" w:line="276" w:lineRule="auto"/>
              <w:ind w:firstLine="0"/>
              <w:rPr>
                <w:i w:val="1"/>
                <w:iCs w:val="1"/>
                <w:sz w:val="20"/>
                <w:szCs w:val="20"/>
              </w:rPr>
            </w:pPr>
            <w:r w:rsidDel="00000000" w:rsidR="00000000" w:rsidRPr="00000000">
              <w:rPr>
                <w:i w:val="1"/>
                <w:iCs w:val="1"/>
                <w:sz w:val="20"/>
                <w:szCs w:val="20"/>
                <w:rtl w:val="0"/>
              </w:rPr>
              <w:t xml:space="preserve">relevancia</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74">
            <w:pPr>
              <w:spacing w:after="0" w:line="276" w:lineRule="auto"/>
              <w:ind w:firstLine="0"/>
              <w:rPr>
                <w:sz w:val="20"/>
                <w:szCs w:val="20"/>
              </w:rPr>
            </w:pPr>
            <w:r w:rsidDel="00000000" w:rsidR="00000000" w:rsidRPr="00000000">
              <w:rPr>
                <w:sz w:val="20"/>
                <w:szCs w:val="20"/>
                <w:rtl w:val="0"/>
              </w:rPr>
              <w:t xml:space="preserve">SMALLINT</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75">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76">
            <w:pPr>
              <w:spacing w:after="0" w:line="276" w:lineRule="auto"/>
              <w:ind w:firstLine="0"/>
              <w:rPr>
                <w:sz w:val="20"/>
                <w:szCs w:val="20"/>
              </w:rPr>
            </w:pPr>
            <w:r w:rsidDel="00000000" w:rsidR="00000000" w:rsidRPr="00000000">
              <w:rPr>
                <w:sz w:val="20"/>
                <w:szCs w:val="20"/>
                <w:rtl w:val="0"/>
              </w:rPr>
              <w:t xml:space="preserve">Score 0–100 para ranqueamento (RF-01.03; campo </w:t>
            </w:r>
            <w:r w:rsidDel="00000000" w:rsidR="00000000" w:rsidRPr="00000000">
              <w:rPr>
                <w:i w:val="1"/>
                <w:iCs w:val="1"/>
                <w:sz w:val="20"/>
                <w:szCs w:val="20"/>
                <w:rtl w:val="0"/>
              </w:rPr>
              <w:t xml:space="preserve">relevancia</w:t>
            </w:r>
            <w:r w:rsidDel="00000000" w:rsidR="00000000" w:rsidRPr="00000000">
              <w:rPr>
                <w:sz w:val="20"/>
                <w:szCs w:val="20"/>
                <w:rtl w:val="0"/>
              </w:rPr>
              <w:t xml:space="preserve"> do protótipo).</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77">
            <w:pPr>
              <w:spacing w:after="0" w:line="276" w:lineRule="auto"/>
              <w:ind w:firstLine="0"/>
              <w:rPr>
                <w:i w:val="1"/>
                <w:iCs w:val="1"/>
                <w:sz w:val="20"/>
                <w:szCs w:val="20"/>
              </w:rPr>
            </w:pPr>
            <w:r w:rsidDel="00000000" w:rsidR="00000000" w:rsidRPr="00000000">
              <w:rPr>
                <w:i w:val="1"/>
                <w:iCs w:val="1"/>
                <w:sz w:val="20"/>
                <w:szCs w:val="20"/>
                <w:rtl w:val="0"/>
              </w:rPr>
              <w:t xml:space="preserve">data_inicio_vig</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78">
            <w:pPr>
              <w:spacing w:after="0" w:line="276" w:lineRule="auto"/>
              <w:ind w:firstLine="0"/>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79">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7A">
            <w:pPr>
              <w:spacing w:after="0" w:line="276" w:lineRule="auto"/>
              <w:ind w:firstLine="0"/>
              <w:rPr>
                <w:sz w:val="20"/>
                <w:szCs w:val="20"/>
              </w:rPr>
            </w:pPr>
            <w:r w:rsidDel="00000000" w:rsidR="00000000" w:rsidRPr="00000000">
              <w:rPr>
                <w:sz w:val="20"/>
                <w:szCs w:val="20"/>
                <w:rtl w:val="0"/>
              </w:rPr>
              <w:t xml:space="preserve">Início da vigência (controle temporal simples).</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7B">
            <w:pPr>
              <w:spacing w:after="0" w:line="276" w:lineRule="auto"/>
              <w:ind w:firstLine="0"/>
              <w:rPr>
                <w:i w:val="1"/>
                <w:iCs w:val="1"/>
                <w:sz w:val="20"/>
                <w:szCs w:val="20"/>
              </w:rPr>
            </w:pPr>
            <w:r w:rsidDel="00000000" w:rsidR="00000000" w:rsidRPr="00000000">
              <w:rPr>
                <w:i w:val="1"/>
                <w:iCs w:val="1"/>
                <w:sz w:val="20"/>
                <w:szCs w:val="20"/>
                <w:rtl w:val="0"/>
              </w:rPr>
              <w:t xml:space="preserve">data_fim_vig</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7C">
            <w:pPr>
              <w:spacing w:after="0" w:line="276" w:lineRule="auto"/>
              <w:ind w:firstLine="0"/>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7D">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7E">
            <w:pPr>
              <w:spacing w:after="0" w:line="276" w:lineRule="auto"/>
              <w:ind w:firstLine="0"/>
              <w:rPr>
                <w:sz w:val="20"/>
                <w:szCs w:val="20"/>
              </w:rPr>
            </w:pPr>
            <w:r w:rsidDel="00000000" w:rsidR="00000000" w:rsidRPr="00000000">
              <w:rPr>
                <w:sz w:val="20"/>
                <w:szCs w:val="20"/>
                <w:rtl w:val="0"/>
              </w:rPr>
              <w:t xml:space="preserve">Fim da vigência (nulo se ainda vigente).</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7F">
            <w:pPr>
              <w:spacing w:after="0" w:line="276" w:lineRule="auto"/>
              <w:ind w:firstLine="0"/>
              <w:rPr>
                <w:i w:val="1"/>
                <w:iCs w:val="1"/>
                <w:sz w:val="20"/>
                <w:szCs w:val="20"/>
              </w:rPr>
            </w:pPr>
            <w:r w:rsidDel="00000000" w:rsidR="00000000" w:rsidRPr="00000000">
              <w:rPr>
                <w:i w:val="1"/>
                <w:iCs w:val="1"/>
                <w:sz w:val="20"/>
                <w:szCs w:val="20"/>
                <w:rtl w:val="0"/>
              </w:rPr>
              <w:t xml:space="preserve">id_orgao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80">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81">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82">
            <w:pPr>
              <w:spacing w:after="0" w:line="276" w:lineRule="auto"/>
              <w:ind w:firstLine="0"/>
              <w:rPr>
                <w:sz w:val="20"/>
                <w:szCs w:val="20"/>
              </w:rPr>
            </w:pPr>
            <w:r w:rsidDel="00000000" w:rsidR="00000000" w:rsidRPr="00000000">
              <w:rPr>
                <w:sz w:val="20"/>
                <w:szCs w:val="20"/>
                <w:rtl w:val="0"/>
              </w:rPr>
              <w:t xml:space="preserve">FK para </w:t>
            </w:r>
            <w:r w:rsidDel="00000000" w:rsidR="00000000" w:rsidRPr="00000000">
              <w:rPr>
                <w:i w:val="1"/>
                <w:iCs w:val="1"/>
                <w:sz w:val="20"/>
                <w:szCs w:val="20"/>
                <w:rtl w:val="0"/>
              </w:rPr>
              <w:t xml:space="preserve">orgao_emissor</w:t>
            </w:r>
            <w:r w:rsidDel="00000000" w:rsidR="00000000" w:rsidRPr="00000000">
              <w:rPr>
                <w:sz w:val="20"/>
                <w:szCs w:val="20"/>
                <w:rtl w:val="0"/>
              </w:rPr>
              <w:t xml:space="preserve">.</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83">
            <w:pPr>
              <w:spacing w:after="0" w:line="276" w:lineRule="auto"/>
              <w:ind w:firstLine="0"/>
              <w:rPr>
                <w:i w:val="1"/>
                <w:iCs w:val="1"/>
                <w:sz w:val="20"/>
                <w:szCs w:val="20"/>
              </w:rPr>
            </w:pPr>
            <w:r w:rsidDel="00000000" w:rsidR="00000000" w:rsidRPr="00000000">
              <w:rPr>
                <w:i w:val="1"/>
                <w:iCs w:val="1"/>
                <w:sz w:val="20"/>
                <w:szCs w:val="20"/>
                <w:rtl w:val="0"/>
              </w:rPr>
              <w:t xml:space="preserve">fonte_url</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84">
            <w:pPr>
              <w:spacing w:after="0" w:line="276" w:lineRule="auto"/>
              <w:ind w:firstLine="0"/>
              <w:rPr>
                <w:sz w:val="20"/>
                <w:szCs w:val="20"/>
              </w:rPr>
            </w:pPr>
            <w:r w:rsidDel="00000000" w:rsidR="00000000" w:rsidRPr="00000000">
              <w:rPr>
                <w:sz w:val="20"/>
                <w:szCs w:val="20"/>
                <w:rtl w:val="0"/>
              </w:rPr>
              <w:t xml:space="preserve">VARCHAR(1000)</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85">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86">
            <w:pPr>
              <w:spacing w:after="0" w:line="276" w:lineRule="auto"/>
              <w:ind w:firstLine="0"/>
              <w:rPr>
                <w:sz w:val="20"/>
                <w:szCs w:val="20"/>
              </w:rPr>
            </w:pPr>
            <w:r w:rsidDel="00000000" w:rsidR="00000000" w:rsidRPr="00000000">
              <w:rPr>
                <w:sz w:val="20"/>
                <w:szCs w:val="20"/>
                <w:rtl w:val="0"/>
              </w:rPr>
              <w:t xml:space="preserve">URL de origem (útil para crawler e citação).</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87">
            <w:pPr>
              <w:spacing w:after="0" w:line="276" w:lineRule="auto"/>
              <w:ind w:firstLine="0"/>
              <w:rPr>
                <w:i w:val="1"/>
                <w:iCs w:val="1"/>
                <w:sz w:val="20"/>
                <w:szCs w:val="20"/>
              </w:rPr>
            </w:pPr>
            <w:r w:rsidDel="00000000" w:rsidR="00000000" w:rsidRPr="00000000">
              <w:rPr>
                <w:i w:val="1"/>
                <w:iCs w:val="1"/>
                <w:sz w:val="20"/>
                <w:szCs w:val="20"/>
                <w:rtl w:val="0"/>
              </w:rPr>
              <w:t xml:space="preserve">criado_em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88">
            <w:pPr>
              <w:spacing w:after="0" w:line="276" w:lineRule="auto"/>
              <w:ind w:firstLine="0"/>
              <w:rPr>
                <w:sz w:val="20"/>
                <w:szCs w:val="20"/>
              </w:rPr>
            </w:pPr>
            <w:r w:rsidDel="00000000" w:rsidR="00000000" w:rsidRPr="00000000">
              <w:rPr>
                <w:sz w:val="20"/>
                <w:szCs w:val="20"/>
                <w:rtl w:val="0"/>
              </w:rPr>
              <w:t xml:space="preserve">TIMESTAMPTZ</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89">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8A">
            <w:pPr>
              <w:spacing w:after="0" w:line="276" w:lineRule="auto"/>
              <w:ind w:firstLine="0"/>
              <w:rPr>
                <w:sz w:val="20"/>
                <w:szCs w:val="20"/>
              </w:rPr>
            </w:pPr>
            <w:r w:rsidDel="00000000" w:rsidR="00000000" w:rsidRPr="00000000">
              <w:rPr>
                <w:sz w:val="20"/>
                <w:szCs w:val="20"/>
                <w:rtl w:val="0"/>
              </w:rPr>
              <w:t xml:space="preserve">Auditoria.</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8B">
            <w:pPr>
              <w:spacing w:after="0" w:line="276" w:lineRule="auto"/>
              <w:ind w:firstLine="0"/>
              <w:rPr>
                <w:i w:val="1"/>
                <w:iCs w:val="1"/>
                <w:sz w:val="20"/>
                <w:szCs w:val="20"/>
              </w:rPr>
            </w:pPr>
            <w:r w:rsidDel="00000000" w:rsidR="00000000" w:rsidRPr="00000000">
              <w:rPr>
                <w:i w:val="1"/>
                <w:iCs w:val="1"/>
                <w:sz w:val="20"/>
                <w:szCs w:val="20"/>
                <w:rtl w:val="0"/>
              </w:rPr>
              <w:t xml:space="preserve">atualizado_em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8C">
            <w:pPr>
              <w:spacing w:after="0" w:line="276" w:lineRule="auto"/>
              <w:ind w:firstLine="0"/>
              <w:rPr>
                <w:sz w:val="20"/>
                <w:szCs w:val="20"/>
              </w:rPr>
            </w:pPr>
            <w:r w:rsidDel="00000000" w:rsidR="00000000" w:rsidRPr="00000000">
              <w:rPr>
                <w:sz w:val="20"/>
                <w:szCs w:val="20"/>
                <w:rtl w:val="0"/>
              </w:rPr>
              <w:t xml:space="preserve">TIMESTAMPTZ</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8D">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8E">
            <w:pPr>
              <w:spacing w:after="0" w:line="276" w:lineRule="auto"/>
              <w:ind w:firstLine="0"/>
              <w:rPr>
                <w:sz w:val="20"/>
                <w:szCs w:val="20"/>
              </w:rPr>
            </w:pPr>
            <w:r w:rsidDel="00000000" w:rsidR="00000000" w:rsidRPr="00000000">
              <w:rPr>
                <w:sz w:val="20"/>
                <w:szCs w:val="20"/>
                <w:rtl w:val="0"/>
              </w:rPr>
              <w:t xml:space="preserve">Auditoria.</w:t>
            </w:r>
          </w:p>
        </w:tc>
      </w:tr>
    </w:tbl>
    <w:p w:rsidR="00000000" w:rsidDel="00000000" w:rsidP="00000000" w:rsidRDefault="00000000" w:rsidRPr="00000000" w14:paraId="0000028F">
      <w:pPr>
        <w:spacing w:after="120" w:before="80" w:lineRule="auto"/>
        <w:ind w:firstLine="0"/>
        <w:rPr/>
      </w:pPr>
      <w:r w:rsidDel="00000000" w:rsidR="00000000" w:rsidRPr="00000000">
        <w:rPr>
          <w:rtl w:val="0"/>
        </w:rPr>
        <w:t xml:space="preserve">*</w:t>
      </w:r>
      <w:r w:rsidDel="00000000" w:rsidR="00000000" w:rsidRPr="00000000">
        <w:rPr>
          <w:i w:val="1"/>
          <w:iCs w:val="1"/>
          <w:rtl w:val="0"/>
        </w:rPr>
        <w:t xml:space="preserve">urn_lexml</w:t>
      </w:r>
      <w:r w:rsidDel="00000000" w:rsidR="00000000" w:rsidRPr="00000000">
        <w:rPr>
          <w:rtl w:val="0"/>
        </w:rPr>
        <w:t xml:space="preserve"> é opcional no esquema porque nem toda norma municipal terá URN, mas é fortemente recomendado quando existir, pois evita duplicatas.</w:t>
      </w:r>
    </w:p>
    <w:p w:rsidR="00000000" w:rsidDel="00000000" w:rsidP="00000000" w:rsidRDefault="00000000" w:rsidRPr="00000000" w14:paraId="00000290">
      <w:pPr>
        <w:spacing w:after="200" w:before="80" w:lineRule="auto"/>
        <w:ind w:firstLine="0"/>
        <w:rPr/>
      </w:pPr>
      <w:r w:rsidDel="00000000" w:rsidR="00000000" w:rsidRPr="00000000">
        <w:rPr>
          <w:b w:val="1"/>
          <w:bCs w:val="1"/>
          <w:color w:val="008542"/>
          <w:rtl w:val="0"/>
        </w:rPr>
        <w:t xml:space="preserve">Regras:</w:t>
      </w:r>
      <w:r w:rsidDel="00000000" w:rsidR="00000000" w:rsidRPr="00000000">
        <w:rPr>
          <w:rtl w:val="0"/>
        </w:rPr>
        <w:t xml:space="preserve"> toda norma pode ter um órgão emissor; pode ter vários dispositivos; pode se relacionar a várias outras normas; pode ter vários assuntos.</w:t>
      </w:r>
    </w:p>
    <w:p w:rsidR="00000000" w:rsidDel="00000000" w:rsidP="00000000" w:rsidRDefault="00000000" w:rsidRPr="00000000" w14:paraId="00000291">
      <w:pPr>
        <w:spacing w:after="80" w:before="240" w:lineRule="auto"/>
        <w:ind w:firstLine="0"/>
        <w:rPr>
          <w:b w:val="1"/>
          <w:bCs w:val="1"/>
          <w:i w:val="1"/>
          <w:iCs w:val="1"/>
          <w:color w:val="008542"/>
          <w:sz w:val="26"/>
          <w:szCs w:val="26"/>
        </w:rPr>
      </w:pPr>
      <w:r w:rsidDel="00000000" w:rsidR="00000000" w:rsidRPr="00000000">
        <w:rPr>
          <w:b w:val="1"/>
          <w:bCs w:val="1"/>
          <w:color w:val="008542"/>
          <w:sz w:val="26"/>
          <w:szCs w:val="26"/>
          <w:rtl w:val="0"/>
        </w:rPr>
        <w:t xml:space="preserve">Tabela: </w:t>
      </w:r>
      <w:r w:rsidDel="00000000" w:rsidR="00000000" w:rsidRPr="00000000">
        <w:rPr>
          <w:b w:val="1"/>
          <w:bCs w:val="1"/>
          <w:i w:val="1"/>
          <w:iCs w:val="1"/>
          <w:color w:val="008542"/>
          <w:sz w:val="26"/>
          <w:szCs w:val="26"/>
          <w:rtl w:val="0"/>
        </w:rPr>
        <w:t xml:space="preserve">dispositivo</w:t>
      </w:r>
    </w:p>
    <w:p w:rsidR="00000000" w:rsidDel="00000000" w:rsidP="00000000" w:rsidRDefault="00000000" w:rsidRPr="00000000" w14:paraId="00000292">
      <w:pPr>
        <w:spacing w:after="80" w:lineRule="auto"/>
        <w:ind w:firstLine="0"/>
        <w:rPr/>
      </w:pPr>
      <w:r w:rsidDel="00000000" w:rsidR="00000000" w:rsidRPr="00000000">
        <w:rPr>
          <w:rtl w:val="0"/>
        </w:rPr>
        <w:t xml:space="preserve">Unidade estrutural interna da norma (artigo, parágrafo, inciso, alínea...).</w:t>
      </w:r>
    </w:p>
    <w:tbl>
      <w:tblPr>
        <w:tblStyle w:val="Table1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725"/>
        <w:gridCol w:w="1590"/>
        <w:gridCol w:w="3390"/>
        <w:tblGridChange w:id="0">
          <w:tblGrid>
            <w:gridCol w:w="2340"/>
            <w:gridCol w:w="1725"/>
            <w:gridCol w:w="1590"/>
            <w:gridCol w:w="3390"/>
          </w:tblGrid>
        </w:tblGridChange>
      </w:tblGrid>
      <w:tr>
        <w:trPr>
          <w:cantSplit w:val="0"/>
          <w:trHeight w:val="420" w:hRule="atLeast"/>
          <w:tblHeader w:val="0"/>
        </w:trPr>
        <w:tc>
          <w:tcPr>
            <w:tcBorders>
              <w:top w:color="93c47d" w:space="0" w:sz="8" w:val="single"/>
              <w:left w:color="93c47d" w:space="0" w:sz="8" w:val="single"/>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93">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Campo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94">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Tipo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95">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Obrigatório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96">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Descrição</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97">
            <w:pPr>
              <w:spacing w:after="0" w:line="276" w:lineRule="auto"/>
              <w:ind w:firstLine="0"/>
              <w:rPr>
                <w:i w:val="1"/>
                <w:iCs w:val="1"/>
                <w:sz w:val="20"/>
                <w:szCs w:val="20"/>
              </w:rPr>
            </w:pPr>
            <w:r w:rsidDel="00000000" w:rsidR="00000000" w:rsidRPr="00000000">
              <w:rPr>
                <w:i w:val="1"/>
                <w:iCs w:val="1"/>
                <w:sz w:val="20"/>
                <w:szCs w:val="20"/>
                <w:rtl w:val="0"/>
              </w:rPr>
              <w:t xml:space="preserve">id_dispositivo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98">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99">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9A">
            <w:pPr>
              <w:spacing w:after="0" w:line="276" w:lineRule="auto"/>
              <w:ind w:firstLine="0"/>
              <w:rPr>
                <w:sz w:val="20"/>
                <w:szCs w:val="20"/>
              </w:rPr>
            </w:pPr>
            <w:r w:rsidDel="00000000" w:rsidR="00000000" w:rsidRPr="00000000">
              <w:rPr>
                <w:sz w:val="20"/>
                <w:szCs w:val="20"/>
                <w:rtl w:val="0"/>
              </w:rPr>
              <w:t xml:space="preserve">Identificador único (PK).</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B">
            <w:pPr>
              <w:spacing w:after="0" w:line="276" w:lineRule="auto"/>
              <w:ind w:firstLine="0"/>
              <w:rPr>
                <w:i w:val="1"/>
                <w:iCs w:val="1"/>
                <w:sz w:val="20"/>
                <w:szCs w:val="20"/>
              </w:rPr>
            </w:pPr>
            <w:r w:rsidDel="00000000" w:rsidR="00000000" w:rsidRPr="00000000">
              <w:rPr>
                <w:i w:val="1"/>
                <w:iCs w:val="1"/>
                <w:sz w:val="20"/>
                <w:szCs w:val="20"/>
                <w:rtl w:val="0"/>
              </w:rPr>
              <w:t xml:space="preserve">id_norma</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C">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D">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E">
            <w:pPr>
              <w:spacing w:after="0" w:line="276" w:lineRule="auto"/>
              <w:ind w:firstLine="0"/>
              <w:rPr>
                <w:sz w:val="20"/>
                <w:szCs w:val="20"/>
              </w:rPr>
            </w:pPr>
            <w:r w:rsidDel="00000000" w:rsidR="00000000" w:rsidRPr="00000000">
              <w:rPr>
                <w:sz w:val="20"/>
                <w:szCs w:val="20"/>
                <w:rtl w:val="0"/>
              </w:rPr>
              <w:t xml:space="preserve">FK para </w:t>
            </w:r>
            <w:r w:rsidDel="00000000" w:rsidR="00000000" w:rsidRPr="00000000">
              <w:rPr>
                <w:i w:val="1"/>
                <w:iCs w:val="1"/>
                <w:sz w:val="20"/>
                <w:szCs w:val="20"/>
                <w:rtl w:val="0"/>
              </w:rPr>
              <w:t xml:space="preserve">norma</w:t>
            </w:r>
            <w:r w:rsidDel="00000000" w:rsidR="00000000" w:rsidRPr="00000000">
              <w:rPr>
                <w:sz w:val="20"/>
                <w:szCs w:val="20"/>
                <w:rtl w:val="0"/>
              </w:rPr>
              <w:t xml:space="preserve">.</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9F">
            <w:pPr>
              <w:spacing w:after="0" w:line="276" w:lineRule="auto"/>
              <w:ind w:firstLine="0"/>
              <w:rPr>
                <w:i w:val="1"/>
                <w:iCs w:val="1"/>
                <w:sz w:val="20"/>
                <w:szCs w:val="20"/>
              </w:rPr>
            </w:pPr>
            <w:r w:rsidDel="00000000" w:rsidR="00000000" w:rsidRPr="00000000">
              <w:rPr>
                <w:i w:val="1"/>
                <w:iCs w:val="1"/>
                <w:sz w:val="20"/>
                <w:szCs w:val="20"/>
                <w:rtl w:val="0"/>
              </w:rPr>
              <w:t xml:space="preserve">tipo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A0">
            <w:pPr>
              <w:spacing w:after="0" w:line="276" w:lineRule="auto"/>
              <w:ind w:firstLine="0"/>
              <w:rPr>
                <w:sz w:val="20"/>
                <w:szCs w:val="20"/>
              </w:rPr>
            </w:pPr>
            <w:r w:rsidDel="00000000" w:rsidR="00000000" w:rsidRPr="00000000">
              <w:rPr>
                <w:sz w:val="20"/>
                <w:szCs w:val="20"/>
                <w:rtl w:val="0"/>
              </w:rPr>
              <w:t xml:space="preserve">VARCHAR(30)</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A1">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A2">
            <w:pPr>
              <w:spacing w:after="0" w:line="276" w:lineRule="auto"/>
              <w:ind w:firstLine="0"/>
              <w:rPr>
                <w:sz w:val="20"/>
                <w:szCs w:val="20"/>
              </w:rPr>
            </w:pPr>
            <w:r w:rsidDel="00000000" w:rsidR="00000000" w:rsidRPr="00000000">
              <w:rPr>
                <w:sz w:val="20"/>
                <w:szCs w:val="20"/>
                <w:rtl w:val="0"/>
              </w:rPr>
              <w:t xml:space="preserve">Artigo, Parágrafo, Inciso, Alínea, Item, Caput...</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3">
            <w:pPr>
              <w:spacing w:after="0" w:line="276" w:lineRule="auto"/>
              <w:ind w:firstLine="0"/>
              <w:rPr>
                <w:i w:val="1"/>
                <w:iCs w:val="1"/>
                <w:sz w:val="20"/>
                <w:szCs w:val="20"/>
              </w:rPr>
            </w:pPr>
            <w:r w:rsidDel="00000000" w:rsidR="00000000" w:rsidRPr="00000000">
              <w:rPr>
                <w:i w:val="1"/>
                <w:iCs w:val="1"/>
                <w:sz w:val="20"/>
                <w:szCs w:val="20"/>
                <w:rtl w:val="0"/>
              </w:rPr>
              <w:t xml:space="preserve">rotulo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4">
            <w:pPr>
              <w:spacing w:after="0" w:line="276" w:lineRule="auto"/>
              <w:ind w:firstLine="0"/>
              <w:rPr>
                <w:sz w:val="20"/>
                <w:szCs w:val="20"/>
              </w:rPr>
            </w:pPr>
            <w:r w:rsidDel="00000000" w:rsidR="00000000" w:rsidRPr="00000000">
              <w:rPr>
                <w:sz w:val="20"/>
                <w:szCs w:val="20"/>
                <w:rtl w:val="0"/>
              </w:rPr>
              <w:t xml:space="preserve">VARCHAR(40)</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5">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6">
            <w:pPr>
              <w:spacing w:after="0" w:line="276" w:lineRule="auto"/>
              <w:ind w:firstLine="0"/>
              <w:rPr>
                <w:sz w:val="20"/>
                <w:szCs w:val="20"/>
              </w:rPr>
            </w:pPr>
            <w:r w:rsidDel="00000000" w:rsidR="00000000" w:rsidRPr="00000000">
              <w:rPr>
                <w:sz w:val="20"/>
                <w:szCs w:val="20"/>
                <w:rtl w:val="0"/>
              </w:rPr>
              <w:t xml:space="preserve">Rótulo exibível: “Art. 5º”, “§ 1º”, “I”, “a)”.</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A7">
            <w:pPr>
              <w:spacing w:after="0" w:line="276" w:lineRule="auto"/>
              <w:ind w:firstLine="0"/>
              <w:rPr>
                <w:i w:val="1"/>
                <w:iCs w:val="1"/>
                <w:sz w:val="20"/>
                <w:szCs w:val="20"/>
              </w:rPr>
            </w:pPr>
            <w:r w:rsidDel="00000000" w:rsidR="00000000" w:rsidRPr="00000000">
              <w:rPr>
                <w:i w:val="1"/>
                <w:iCs w:val="1"/>
                <w:sz w:val="20"/>
                <w:szCs w:val="20"/>
                <w:rtl w:val="0"/>
              </w:rPr>
              <w:t xml:space="preserve">texto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A8">
            <w:pPr>
              <w:spacing w:after="0" w:line="276" w:lineRule="auto"/>
              <w:ind w:firstLine="0"/>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A9">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AA">
            <w:pPr>
              <w:spacing w:after="0" w:line="276" w:lineRule="auto"/>
              <w:ind w:firstLine="0"/>
              <w:rPr>
                <w:sz w:val="20"/>
                <w:szCs w:val="20"/>
              </w:rPr>
            </w:pPr>
            <w:r w:rsidDel="00000000" w:rsidR="00000000" w:rsidRPr="00000000">
              <w:rPr>
                <w:sz w:val="20"/>
                <w:szCs w:val="20"/>
                <w:rtl w:val="0"/>
              </w:rPr>
              <w:t xml:space="preserve">Conteúdo textual do dispositivo.</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B">
            <w:pPr>
              <w:spacing w:after="0" w:line="276" w:lineRule="auto"/>
              <w:ind w:firstLine="0"/>
              <w:rPr>
                <w:i w:val="1"/>
                <w:iCs w:val="1"/>
                <w:sz w:val="20"/>
                <w:szCs w:val="20"/>
              </w:rPr>
            </w:pPr>
            <w:r w:rsidDel="00000000" w:rsidR="00000000" w:rsidRPr="00000000">
              <w:rPr>
                <w:i w:val="1"/>
                <w:iCs w:val="1"/>
                <w:sz w:val="20"/>
                <w:szCs w:val="20"/>
                <w:rtl w:val="0"/>
              </w:rPr>
              <w:t xml:space="preserve">ordem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C">
            <w:pPr>
              <w:spacing w:after="0" w:line="276" w:lineRule="auto"/>
              <w:ind w:firstLine="0"/>
              <w:rPr>
                <w:sz w:val="20"/>
                <w:szCs w:val="20"/>
              </w:rPr>
            </w:pPr>
            <w:r w:rsidDel="00000000" w:rsidR="00000000" w:rsidRPr="00000000">
              <w:rPr>
                <w:sz w:val="20"/>
                <w:szCs w:val="20"/>
                <w:rtl w:val="0"/>
              </w:rPr>
              <w:t xml:space="preserve">INTEGER</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D">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E">
            <w:pPr>
              <w:spacing w:after="0" w:line="276" w:lineRule="auto"/>
              <w:ind w:firstLine="0"/>
              <w:rPr>
                <w:sz w:val="20"/>
                <w:szCs w:val="20"/>
              </w:rPr>
            </w:pPr>
            <w:r w:rsidDel="00000000" w:rsidR="00000000" w:rsidRPr="00000000">
              <w:rPr>
                <w:sz w:val="20"/>
                <w:szCs w:val="20"/>
                <w:rtl w:val="0"/>
              </w:rPr>
              <w:t xml:space="preserve">Posição dentro da norma.</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AF">
            <w:pPr>
              <w:spacing w:after="0" w:line="276" w:lineRule="auto"/>
              <w:ind w:firstLine="0"/>
              <w:rPr>
                <w:i w:val="1"/>
                <w:iCs w:val="1"/>
                <w:sz w:val="20"/>
                <w:szCs w:val="20"/>
              </w:rPr>
            </w:pPr>
            <w:r w:rsidDel="00000000" w:rsidR="00000000" w:rsidRPr="00000000">
              <w:rPr>
                <w:i w:val="1"/>
                <w:iCs w:val="1"/>
                <w:sz w:val="20"/>
                <w:szCs w:val="20"/>
                <w:rtl w:val="0"/>
              </w:rPr>
              <w:t xml:space="preserve">relevante</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B0">
            <w:pPr>
              <w:spacing w:after="0" w:line="276" w:lineRule="auto"/>
              <w:ind w:firstLine="0"/>
              <w:rPr>
                <w:sz w:val="20"/>
                <w:szCs w:val="20"/>
              </w:rPr>
            </w:pPr>
            <w:r w:rsidDel="00000000" w:rsidR="00000000" w:rsidRPr="00000000">
              <w:rPr>
                <w:sz w:val="20"/>
                <w:szCs w:val="20"/>
                <w:rtl w:val="0"/>
              </w:rPr>
              <w:t xml:space="preserve">BOOLEAN</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B1">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B2">
            <w:pPr>
              <w:spacing w:after="0" w:line="276" w:lineRule="auto"/>
              <w:ind w:firstLine="0"/>
              <w:rPr>
                <w:sz w:val="20"/>
                <w:szCs w:val="20"/>
              </w:rPr>
            </w:pPr>
            <w:r w:rsidDel="00000000" w:rsidR="00000000" w:rsidRPr="00000000">
              <w:rPr>
                <w:sz w:val="20"/>
                <w:szCs w:val="20"/>
                <w:rtl w:val="0"/>
              </w:rPr>
              <w:t xml:space="preserve">Trecho diretamente relevante à consulta (campo </w:t>
            </w:r>
            <w:r w:rsidDel="00000000" w:rsidR="00000000" w:rsidRPr="00000000">
              <w:rPr>
                <w:i w:val="1"/>
                <w:iCs w:val="1"/>
                <w:sz w:val="20"/>
                <w:szCs w:val="20"/>
                <w:rtl w:val="0"/>
              </w:rPr>
              <w:t xml:space="preserve">rel</w:t>
            </w:r>
            <w:r w:rsidDel="00000000" w:rsidR="00000000" w:rsidRPr="00000000">
              <w:rPr>
                <w:sz w:val="20"/>
                <w:szCs w:val="20"/>
                <w:rtl w:val="0"/>
              </w:rPr>
              <w:t xml:space="preserve"> do protótipo).</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3">
            <w:pPr>
              <w:spacing w:after="0" w:line="276" w:lineRule="auto"/>
              <w:ind w:firstLine="0"/>
              <w:rPr>
                <w:i w:val="1"/>
                <w:iCs w:val="1"/>
                <w:sz w:val="20"/>
                <w:szCs w:val="20"/>
              </w:rPr>
            </w:pPr>
            <w:r w:rsidDel="00000000" w:rsidR="00000000" w:rsidRPr="00000000">
              <w:rPr>
                <w:i w:val="1"/>
                <w:iCs w:val="1"/>
                <w:sz w:val="20"/>
                <w:szCs w:val="20"/>
                <w:rtl w:val="0"/>
              </w:rPr>
              <w:t xml:space="preserve">termo_destaque</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4">
            <w:pPr>
              <w:spacing w:after="0" w:line="276" w:lineRule="auto"/>
              <w:ind w:firstLine="0"/>
              <w:rPr>
                <w:sz w:val="20"/>
                <w:szCs w:val="20"/>
              </w:rPr>
            </w:pPr>
            <w:r w:rsidDel="00000000" w:rsidR="00000000" w:rsidRPr="00000000">
              <w:rPr>
                <w:sz w:val="20"/>
                <w:szCs w:val="20"/>
                <w:rtl w:val="0"/>
              </w:rPr>
              <w:t xml:space="preserve">VARCHAR(200)</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5">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6">
            <w:pPr>
              <w:spacing w:after="0" w:line="276" w:lineRule="auto"/>
              <w:ind w:firstLine="0"/>
              <w:rPr>
                <w:sz w:val="20"/>
                <w:szCs w:val="20"/>
              </w:rPr>
            </w:pPr>
            <w:r w:rsidDel="00000000" w:rsidR="00000000" w:rsidRPr="00000000">
              <w:rPr>
                <w:sz w:val="20"/>
                <w:szCs w:val="20"/>
                <w:rtl w:val="0"/>
              </w:rPr>
              <w:t xml:space="preserve">Termo a realçar no texto (campo </w:t>
            </w:r>
            <w:r w:rsidDel="00000000" w:rsidR="00000000" w:rsidRPr="00000000">
              <w:rPr>
                <w:i w:val="1"/>
                <w:iCs w:val="1"/>
                <w:sz w:val="20"/>
                <w:szCs w:val="20"/>
                <w:rtl w:val="0"/>
              </w:rPr>
              <w:t xml:space="preserve">hl</w:t>
            </w:r>
            <w:r w:rsidDel="00000000" w:rsidR="00000000" w:rsidRPr="00000000">
              <w:rPr>
                <w:sz w:val="20"/>
                <w:szCs w:val="20"/>
                <w:rtl w:val="0"/>
              </w:rPr>
              <w:t xml:space="preserve">, RF-01.06).</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B7">
            <w:pPr>
              <w:spacing w:after="0" w:line="276" w:lineRule="auto"/>
              <w:ind w:firstLine="0"/>
              <w:rPr>
                <w:i w:val="1"/>
                <w:iCs w:val="1"/>
                <w:sz w:val="20"/>
                <w:szCs w:val="20"/>
              </w:rPr>
            </w:pPr>
            <w:r w:rsidDel="00000000" w:rsidR="00000000" w:rsidRPr="00000000">
              <w:rPr>
                <w:i w:val="1"/>
                <w:iCs w:val="1"/>
                <w:sz w:val="20"/>
                <w:szCs w:val="20"/>
                <w:rtl w:val="0"/>
              </w:rPr>
              <w:t xml:space="preserve">pai</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B8">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B9">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BA">
            <w:pPr>
              <w:spacing w:after="0" w:line="276" w:lineRule="auto"/>
              <w:ind w:firstLine="0"/>
              <w:rPr>
                <w:sz w:val="20"/>
                <w:szCs w:val="20"/>
              </w:rPr>
            </w:pPr>
            <w:r w:rsidDel="00000000" w:rsidR="00000000" w:rsidRPr="00000000">
              <w:rPr>
                <w:sz w:val="20"/>
                <w:szCs w:val="20"/>
                <w:rtl w:val="0"/>
              </w:rPr>
              <w:t xml:space="preserve">FK auto-referente para a hierarquia (um inciso aponta para seu artigo).</w:t>
            </w:r>
          </w:p>
        </w:tc>
      </w:tr>
    </w:tbl>
    <w:p w:rsidR="00000000" w:rsidDel="00000000" w:rsidP="00000000" w:rsidRDefault="00000000" w:rsidRPr="00000000" w14:paraId="000002BB">
      <w:pPr>
        <w:spacing w:after="80" w:before="240" w:lineRule="auto"/>
        <w:ind w:firstLine="0"/>
        <w:rPr>
          <w:b w:val="1"/>
          <w:bCs w:val="1"/>
          <w:i w:val="1"/>
          <w:iCs w:val="1"/>
          <w:color w:val="008542"/>
          <w:sz w:val="26"/>
          <w:szCs w:val="26"/>
        </w:rPr>
      </w:pPr>
      <w:r w:rsidDel="00000000" w:rsidR="00000000" w:rsidRPr="00000000">
        <w:rPr>
          <w:b w:val="1"/>
          <w:bCs w:val="1"/>
          <w:color w:val="008542"/>
          <w:sz w:val="26"/>
          <w:szCs w:val="26"/>
          <w:rtl w:val="0"/>
        </w:rPr>
        <w:t xml:space="preserve">Tabela: </w:t>
      </w:r>
      <w:r w:rsidDel="00000000" w:rsidR="00000000" w:rsidRPr="00000000">
        <w:rPr>
          <w:b w:val="1"/>
          <w:bCs w:val="1"/>
          <w:i w:val="1"/>
          <w:iCs w:val="1"/>
          <w:color w:val="008542"/>
          <w:sz w:val="26"/>
          <w:szCs w:val="26"/>
          <w:rtl w:val="0"/>
        </w:rPr>
        <w:t xml:space="preserve">assunto</w:t>
      </w:r>
    </w:p>
    <w:p w:rsidR="00000000" w:rsidDel="00000000" w:rsidP="00000000" w:rsidRDefault="00000000" w:rsidRPr="00000000" w14:paraId="000002BC">
      <w:pPr>
        <w:spacing w:after="80" w:lineRule="auto"/>
        <w:ind w:firstLine="0"/>
        <w:rPr/>
      </w:pPr>
      <w:r w:rsidDel="00000000" w:rsidR="00000000" w:rsidRPr="00000000">
        <w:rPr>
          <w:rtl w:val="0"/>
        </w:rPr>
        <w:t xml:space="preserve">Tema jurídico. Suporta taxonomia hierárquica (através de </w:t>
      </w:r>
      <w:r w:rsidDel="00000000" w:rsidR="00000000" w:rsidRPr="00000000">
        <w:rPr>
          <w:i w:val="1"/>
          <w:iCs w:val="1"/>
          <w:rtl w:val="0"/>
        </w:rPr>
        <w:t xml:space="preserve">pai</w:t>
      </w:r>
      <w:r w:rsidDel="00000000" w:rsidR="00000000" w:rsidRPr="00000000">
        <w:rPr>
          <w:rtl w:val="0"/>
        </w:rPr>
        <w:t xml:space="preserve">).</w:t>
      </w:r>
    </w:p>
    <w:tbl>
      <w:tblPr>
        <w:tblStyle w:val="Table18"/>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740"/>
        <w:gridCol w:w="1605"/>
        <w:gridCol w:w="3450"/>
        <w:tblGridChange w:id="0">
          <w:tblGrid>
            <w:gridCol w:w="2265"/>
            <w:gridCol w:w="1740"/>
            <w:gridCol w:w="1605"/>
            <w:gridCol w:w="3450"/>
          </w:tblGrid>
        </w:tblGridChange>
      </w:tblGrid>
      <w:tr>
        <w:trPr>
          <w:cantSplit w:val="0"/>
          <w:trHeight w:val="420" w:hRule="atLeast"/>
          <w:tblHeader w:val="0"/>
        </w:trPr>
        <w:tc>
          <w:tcPr>
            <w:tcBorders>
              <w:top w:color="93c47d" w:space="0" w:sz="8" w:val="single"/>
              <w:left w:color="93c47d" w:space="0" w:sz="8" w:val="single"/>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BD">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Campo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BE">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Tipo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BF">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Obrigatório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C0">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Descrição</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C1">
            <w:pPr>
              <w:spacing w:after="0" w:line="276" w:lineRule="auto"/>
              <w:ind w:firstLine="0"/>
              <w:rPr>
                <w:i w:val="1"/>
                <w:iCs w:val="1"/>
                <w:sz w:val="20"/>
                <w:szCs w:val="20"/>
              </w:rPr>
            </w:pPr>
            <w:r w:rsidDel="00000000" w:rsidR="00000000" w:rsidRPr="00000000">
              <w:rPr>
                <w:i w:val="1"/>
                <w:iCs w:val="1"/>
                <w:sz w:val="20"/>
                <w:szCs w:val="20"/>
                <w:rtl w:val="0"/>
              </w:rPr>
              <w:t xml:space="preserve">id_assunto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C2">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C3">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C4">
            <w:pPr>
              <w:spacing w:after="0" w:line="276" w:lineRule="auto"/>
              <w:ind w:firstLine="0"/>
              <w:rPr>
                <w:sz w:val="20"/>
                <w:szCs w:val="20"/>
              </w:rPr>
            </w:pPr>
            <w:r w:rsidDel="00000000" w:rsidR="00000000" w:rsidRPr="00000000">
              <w:rPr>
                <w:sz w:val="20"/>
                <w:szCs w:val="20"/>
                <w:rtl w:val="0"/>
              </w:rPr>
              <w:t xml:space="preserve">Identificador único (PK).</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5">
            <w:pPr>
              <w:spacing w:after="0" w:line="276" w:lineRule="auto"/>
              <w:ind w:firstLine="0"/>
              <w:rPr>
                <w:i w:val="1"/>
                <w:iCs w:val="1"/>
                <w:sz w:val="20"/>
                <w:szCs w:val="20"/>
              </w:rPr>
            </w:pPr>
            <w:r w:rsidDel="00000000" w:rsidR="00000000" w:rsidRPr="00000000">
              <w:rPr>
                <w:i w:val="1"/>
                <w:iCs w:val="1"/>
                <w:sz w:val="20"/>
                <w:szCs w:val="20"/>
                <w:rtl w:val="0"/>
              </w:rPr>
              <w:t xml:space="preserve">nome</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6">
            <w:pPr>
              <w:spacing w:after="0" w:line="276" w:lineRule="auto"/>
              <w:ind w:firstLine="0"/>
              <w:rPr>
                <w:sz w:val="20"/>
                <w:szCs w:val="20"/>
              </w:rPr>
            </w:pPr>
            <w:r w:rsidDel="00000000" w:rsidR="00000000" w:rsidRPr="00000000">
              <w:rPr>
                <w:sz w:val="20"/>
                <w:szCs w:val="20"/>
                <w:rtl w:val="0"/>
              </w:rPr>
              <w:t xml:space="preserve">VARCHAR(200)</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7">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8">
            <w:pPr>
              <w:spacing w:after="0" w:line="276" w:lineRule="auto"/>
              <w:ind w:firstLine="0"/>
              <w:rPr>
                <w:sz w:val="20"/>
                <w:szCs w:val="20"/>
              </w:rPr>
            </w:pPr>
            <w:r w:rsidDel="00000000" w:rsidR="00000000" w:rsidRPr="00000000">
              <w:rPr>
                <w:sz w:val="20"/>
                <w:szCs w:val="20"/>
                <w:rtl w:val="0"/>
              </w:rPr>
              <w:t xml:space="preserve">Nome do assunto (único). Ex.: “Proteção de Dados”.</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C9">
            <w:pPr>
              <w:spacing w:after="0" w:line="276" w:lineRule="auto"/>
              <w:ind w:firstLine="0"/>
              <w:rPr>
                <w:i w:val="1"/>
                <w:iCs w:val="1"/>
                <w:sz w:val="20"/>
                <w:szCs w:val="20"/>
              </w:rPr>
            </w:pPr>
            <w:r w:rsidDel="00000000" w:rsidR="00000000" w:rsidRPr="00000000">
              <w:rPr>
                <w:i w:val="1"/>
                <w:iCs w:val="1"/>
                <w:sz w:val="20"/>
                <w:szCs w:val="20"/>
                <w:rtl w:val="0"/>
              </w:rPr>
              <w:t xml:space="preserve">descricao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CA">
            <w:pPr>
              <w:spacing w:after="0" w:line="276" w:lineRule="auto"/>
              <w:ind w:firstLine="0"/>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CB">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CC">
            <w:pPr>
              <w:spacing w:after="0" w:line="276" w:lineRule="auto"/>
              <w:ind w:firstLine="0"/>
              <w:rPr>
                <w:sz w:val="20"/>
                <w:szCs w:val="20"/>
              </w:rPr>
            </w:pPr>
            <w:r w:rsidDel="00000000" w:rsidR="00000000" w:rsidRPr="00000000">
              <w:rPr>
                <w:sz w:val="20"/>
                <w:szCs w:val="20"/>
                <w:rtl w:val="0"/>
              </w:rPr>
              <w:t xml:space="preserve">Descrição detalhada.</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D">
            <w:pPr>
              <w:spacing w:after="0" w:line="276" w:lineRule="auto"/>
              <w:ind w:firstLine="0"/>
              <w:rPr>
                <w:i w:val="1"/>
                <w:iCs w:val="1"/>
                <w:sz w:val="20"/>
                <w:szCs w:val="20"/>
              </w:rPr>
            </w:pPr>
            <w:r w:rsidDel="00000000" w:rsidR="00000000" w:rsidRPr="00000000">
              <w:rPr>
                <w:i w:val="1"/>
                <w:iCs w:val="1"/>
                <w:sz w:val="20"/>
                <w:szCs w:val="20"/>
                <w:rtl w:val="0"/>
              </w:rPr>
              <w:t xml:space="preserve">pai</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E">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F">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0">
            <w:pPr>
              <w:spacing w:after="0" w:line="276" w:lineRule="auto"/>
              <w:ind w:firstLine="0"/>
              <w:rPr>
                <w:sz w:val="20"/>
                <w:szCs w:val="20"/>
              </w:rPr>
            </w:pPr>
            <w:r w:rsidDel="00000000" w:rsidR="00000000" w:rsidRPr="00000000">
              <w:rPr>
                <w:sz w:val="20"/>
                <w:szCs w:val="20"/>
                <w:rtl w:val="0"/>
              </w:rPr>
              <w:t xml:space="preserve">FK auto-referente (ex.: “Proteção de Dados” sob “Direito Digital”).</w:t>
            </w:r>
          </w:p>
        </w:tc>
      </w:tr>
    </w:tbl>
    <w:p w:rsidR="00000000" w:rsidDel="00000000" w:rsidP="00000000" w:rsidRDefault="00000000" w:rsidRPr="00000000" w14:paraId="000002D1">
      <w:pPr>
        <w:spacing w:after="80" w:before="240" w:lineRule="auto"/>
        <w:ind w:firstLine="0"/>
        <w:rPr>
          <w:b w:val="1"/>
          <w:bCs w:val="1"/>
          <w:i w:val="1"/>
          <w:iCs w:val="1"/>
          <w:color w:val="008542"/>
          <w:sz w:val="26"/>
          <w:szCs w:val="26"/>
        </w:rPr>
      </w:pPr>
      <w:r w:rsidDel="00000000" w:rsidR="00000000" w:rsidRPr="00000000">
        <w:rPr>
          <w:b w:val="1"/>
          <w:bCs w:val="1"/>
          <w:color w:val="008542"/>
          <w:sz w:val="26"/>
          <w:szCs w:val="26"/>
          <w:rtl w:val="0"/>
        </w:rPr>
        <w:t xml:space="preserve">Tabela: </w:t>
      </w:r>
      <w:r w:rsidDel="00000000" w:rsidR="00000000" w:rsidRPr="00000000">
        <w:rPr>
          <w:b w:val="1"/>
          <w:bCs w:val="1"/>
          <w:i w:val="1"/>
          <w:iCs w:val="1"/>
          <w:color w:val="008542"/>
          <w:sz w:val="26"/>
          <w:szCs w:val="26"/>
          <w:rtl w:val="0"/>
        </w:rPr>
        <w:t xml:space="preserve">norma_assunto (associativa)</w:t>
      </w:r>
    </w:p>
    <w:p w:rsidR="00000000" w:rsidDel="00000000" w:rsidP="00000000" w:rsidRDefault="00000000" w:rsidRPr="00000000" w14:paraId="000002D2">
      <w:pPr>
        <w:spacing w:after="80" w:lineRule="auto"/>
        <w:ind w:firstLine="0"/>
        <w:rPr/>
      </w:pPr>
      <w:r w:rsidDel="00000000" w:rsidR="00000000" w:rsidRPr="00000000">
        <w:rPr>
          <w:rtl w:val="0"/>
        </w:rPr>
        <w:t xml:space="preserve">Relação N:N entre normas e assuntos.</w:t>
      </w:r>
    </w:p>
    <w:tbl>
      <w:tblPr>
        <w:tblStyle w:val="Table19"/>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605"/>
        <w:gridCol w:w="1620"/>
        <w:gridCol w:w="3525"/>
        <w:tblGridChange w:id="0">
          <w:tblGrid>
            <w:gridCol w:w="2310"/>
            <w:gridCol w:w="1605"/>
            <w:gridCol w:w="1620"/>
            <w:gridCol w:w="3525"/>
          </w:tblGrid>
        </w:tblGridChange>
      </w:tblGrid>
      <w:tr>
        <w:trPr>
          <w:cantSplit w:val="0"/>
          <w:trHeight w:val="420" w:hRule="atLeast"/>
          <w:tblHeader w:val="0"/>
        </w:trPr>
        <w:tc>
          <w:tcPr>
            <w:tcBorders>
              <w:top w:color="93c47d" w:space="0" w:sz="8" w:val="single"/>
              <w:left w:color="93c47d" w:space="0" w:sz="8" w:val="single"/>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D3">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Campo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D4">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Tipo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D5">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Obrigatório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D6">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Descrição</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D7">
            <w:pPr>
              <w:spacing w:after="0" w:line="276" w:lineRule="auto"/>
              <w:ind w:firstLine="0"/>
              <w:rPr>
                <w:i w:val="1"/>
                <w:iCs w:val="1"/>
                <w:sz w:val="20"/>
                <w:szCs w:val="20"/>
              </w:rPr>
            </w:pPr>
            <w:r w:rsidDel="00000000" w:rsidR="00000000" w:rsidRPr="00000000">
              <w:rPr>
                <w:i w:val="1"/>
                <w:iCs w:val="1"/>
                <w:sz w:val="20"/>
                <w:szCs w:val="20"/>
                <w:rtl w:val="0"/>
              </w:rPr>
              <w:t xml:space="preserve">id_norma</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D8">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D9">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DA">
            <w:pPr>
              <w:spacing w:after="0" w:line="276" w:lineRule="auto"/>
              <w:ind w:firstLine="0"/>
              <w:rPr>
                <w:sz w:val="20"/>
                <w:szCs w:val="20"/>
              </w:rPr>
            </w:pPr>
            <w:r w:rsidDel="00000000" w:rsidR="00000000" w:rsidRPr="00000000">
              <w:rPr>
                <w:sz w:val="20"/>
                <w:szCs w:val="20"/>
                <w:rtl w:val="0"/>
              </w:rPr>
              <w:t xml:space="preserve">FK para </w:t>
            </w:r>
            <w:r w:rsidDel="00000000" w:rsidR="00000000" w:rsidRPr="00000000">
              <w:rPr>
                <w:i w:val="1"/>
                <w:iCs w:val="1"/>
                <w:sz w:val="20"/>
                <w:szCs w:val="20"/>
                <w:rtl w:val="0"/>
              </w:rPr>
              <w:t xml:space="preserve">norma</w:t>
            </w:r>
            <w:r w:rsidDel="00000000" w:rsidR="00000000" w:rsidRPr="00000000">
              <w:rPr>
                <w:sz w:val="20"/>
                <w:szCs w:val="20"/>
                <w:rtl w:val="0"/>
              </w:rPr>
              <w:t xml:space="preserve"> (parte da PK composta).</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B">
            <w:pPr>
              <w:spacing w:after="0" w:line="276" w:lineRule="auto"/>
              <w:ind w:firstLine="0"/>
              <w:rPr>
                <w:i w:val="1"/>
                <w:iCs w:val="1"/>
                <w:sz w:val="20"/>
                <w:szCs w:val="20"/>
              </w:rPr>
            </w:pPr>
            <w:r w:rsidDel="00000000" w:rsidR="00000000" w:rsidRPr="00000000">
              <w:rPr>
                <w:i w:val="1"/>
                <w:iCs w:val="1"/>
                <w:sz w:val="20"/>
                <w:szCs w:val="20"/>
                <w:rtl w:val="0"/>
              </w:rPr>
              <w:t xml:space="preserve">id_assunto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C">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D">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E">
            <w:pPr>
              <w:spacing w:after="0" w:line="276" w:lineRule="auto"/>
              <w:ind w:firstLine="0"/>
              <w:rPr>
                <w:sz w:val="20"/>
                <w:szCs w:val="20"/>
              </w:rPr>
            </w:pPr>
            <w:r w:rsidDel="00000000" w:rsidR="00000000" w:rsidRPr="00000000">
              <w:rPr>
                <w:sz w:val="20"/>
                <w:szCs w:val="20"/>
                <w:rtl w:val="0"/>
              </w:rPr>
              <w:t xml:space="preserve">FK para </w:t>
            </w:r>
            <w:r w:rsidDel="00000000" w:rsidR="00000000" w:rsidRPr="00000000">
              <w:rPr>
                <w:i w:val="1"/>
                <w:iCs w:val="1"/>
                <w:sz w:val="20"/>
                <w:szCs w:val="20"/>
                <w:rtl w:val="0"/>
              </w:rPr>
              <w:t xml:space="preserve">assunto</w:t>
            </w:r>
            <w:r w:rsidDel="00000000" w:rsidR="00000000" w:rsidRPr="00000000">
              <w:rPr>
                <w:sz w:val="20"/>
                <w:szCs w:val="20"/>
                <w:rtl w:val="0"/>
              </w:rPr>
              <w:t xml:space="preserve"> (parte da PK composta).</w:t>
            </w:r>
          </w:p>
        </w:tc>
      </w:tr>
    </w:tbl>
    <w:p w:rsidR="00000000" w:rsidDel="00000000" w:rsidP="00000000" w:rsidRDefault="00000000" w:rsidRPr="00000000" w14:paraId="000002DF">
      <w:pPr>
        <w:spacing w:after="60" w:before="240" w:lineRule="auto"/>
        <w:ind w:firstLine="0"/>
        <w:rPr>
          <w:b w:val="1"/>
          <w:bCs w:val="1"/>
          <w:color w:val="008542"/>
          <w:sz w:val="26"/>
          <w:szCs w:val="26"/>
        </w:rPr>
      </w:pPr>
      <w:r w:rsidDel="00000000" w:rsidR="00000000" w:rsidRPr="00000000">
        <w:rPr>
          <w:b w:val="1"/>
          <w:bCs w:val="1"/>
          <w:color w:val="008542"/>
          <w:sz w:val="26"/>
          <w:szCs w:val="26"/>
          <w:rtl w:val="0"/>
        </w:rPr>
        <w:t xml:space="preserve">Camada 2: Busca Semântica (RAG)</w:t>
      </w:r>
    </w:p>
    <w:p w:rsidR="00000000" w:rsidDel="00000000" w:rsidP="00000000" w:rsidRDefault="00000000" w:rsidRPr="00000000" w14:paraId="000002E0">
      <w:pPr>
        <w:spacing w:after="80" w:before="240" w:lineRule="auto"/>
        <w:ind w:firstLine="0"/>
        <w:rPr>
          <w:b w:val="1"/>
          <w:bCs w:val="1"/>
          <w:i w:val="1"/>
          <w:iCs w:val="1"/>
          <w:color w:val="008542"/>
          <w:sz w:val="26"/>
          <w:szCs w:val="26"/>
        </w:rPr>
      </w:pPr>
      <w:r w:rsidDel="00000000" w:rsidR="00000000" w:rsidRPr="00000000">
        <w:rPr>
          <w:b w:val="1"/>
          <w:bCs w:val="1"/>
          <w:color w:val="008542"/>
          <w:sz w:val="26"/>
          <w:szCs w:val="26"/>
          <w:rtl w:val="0"/>
        </w:rPr>
        <w:t xml:space="preserve">Tabela: </w:t>
      </w:r>
      <w:r w:rsidDel="00000000" w:rsidR="00000000" w:rsidRPr="00000000">
        <w:rPr>
          <w:b w:val="1"/>
          <w:bCs w:val="1"/>
          <w:i w:val="1"/>
          <w:iCs w:val="1"/>
          <w:color w:val="008542"/>
          <w:sz w:val="26"/>
          <w:szCs w:val="26"/>
          <w:rtl w:val="0"/>
        </w:rPr>
        <w:t xml:space="preserve">chunk</w:t>
      </w:r>
    </w:p>
    <w:p w:rsidR="00000000" w:rsidDel="00000000" w:rsidP="00000000" w:rsidRDefault="00000000" w:rsidRPr="00000000" w14:paraId="000002E1">
      <w:pPr>
        <w:spacing w:after="80" w:lineRule="auto"/>
        <w:ind w:firstLine="0"/>
        <w:rPr/>
      </w:pPr>
      <w:r w:rsidDel="00000000" w:rsidR="00000000" w:rsidRPr="00000000">
        <w:rPr>
          <w:rtl w:val="0"/>
        </w:rPr>
        <w:t xml:space="preserve">Pedaço curto de texto extraído de uma norma, com seu vetor. É a tabela mais consultada do sistema.</w:t>
      </w:r>
    </w:p>
    <w:tbl>
      <w:tblPr>
        <w:tblStyle w:val="Table20"/>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725"/>
        <w:gridCol w:w="1590"/>
        <w:gridCol w:w="3465"/>
        <w:tblGridChange w:id="0">
          <w:tblGrid>
            <w:gridCol w:w="2280"/>
            <w:gridCol w:w="1725"/>
            <w:gridCol w:w="1590"/>
            <w:gridCol w:w="3465"/>
          </w:tblGrid>
        </w:tblGridChange>
      </w:tblGrid>
      <w:tr>
        <w:trPr>
          <w:cantSplit w:val="0"/>
          <w:trHeight w:val="420" w:hRule="atLeast"/>
          <w:tblHeader w:val="0"/>
        </w:trPr>
        <w:tc>
          <w:tcPr>
            <w:tcBorders>
              <w:top w:color="93c47d" w:space="0" w:sz="8" w:val="single"/>
              <w:left w:color="93c47d" w:space="0" w:sz="8" w:val="single"/>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E2">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Campo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E3">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Tipo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E4">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Obrigatório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2E5">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Descrição</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E6">
            <w:pPr>
              <w:spacing w:after="0" w:line="276" w:lineRule="auto"/>
              <w:ind w:firstLine="0"/>
              <w:rPr>
                <w:i w:val="1"/>
                <w:iCs w:val="1"/>
                <w:sz w:val="20"/>
                <w:szCs w:val="20"/>
              </w:rPr>
            </w:pPr>
            <w:r w:rsidDel="00000000" w:rsidR="00000000" w:rsidRPr="00000000">
              <w:rPr>
                <w:i w:val="1"/>
                <w:iCs w:val="1"/>
                <w:sz w:val="20"/>
                <w:szCs w:val="20"/>
                <w:rtl w:val="0"/>
              </w:rPr>
              <w:t xml:space="preserve">id_chunk</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E7">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E8">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E9">
            <w:pPr>
              <w:spacing w:after="0" w:line="276" w:lineRule="auto"/>
              <w:ind w:firstLine="0"/>
              <w:rPr>
                <w:sz w:val="20"/>
                <w:szCs w:val="20"/>
              </w:rPr>
            </w:pPr>
            <w:r w:rsidDel="00000000" w:rsidR="00000000" w:rsidRPr="00000000">
              <w:rPr>
                <w:sz w:val="20"/>
                <w:szCs w:val="20"/>
                <w:rtl w:val="0"/>
              </w:rPr>
              <w:t xml:space="preserve">Identificador único (PK).</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A">
            <w:pPr>
              <w:spacing w:after="0" w:line="276" w:lineRule="auto"/>
              <w:ind w:firstLine="0"/>
              <w:rPr>
                <w:i w:val="1"/>
                <w:iCs w:val="1"/>
                <w:sz w:val="20"/>
                <w:szCs w:val="20"/>
              </w:rPr>
            </w:pPr>
            <w:r w:rsidDel="00000000" w:rsidR="00000000" w:rsidRPr="00000000">
              <w:rPr>
                <w:i w:val="1"/>
                <w:iCs w:val="1"/>
                <w:sz w:val="20"/>
                <w:szCs w:val="20"/>
                <w:rtl w:val="0"/>
              </w:rPr>
              <w:t xml:space="preserve">id_norma</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B">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C">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D">
            <w:pPr>
              <w:spacing w:after="0" w:line="276" w:lineRule="auto"/>
              <w:ind w:firstLine="0"/>
              <w:rPr>
                <w:sz w:val="20"/>
                <w:szCs w:val="20"/>
              </w:rPr>
            </w:pPr>
            <w:r w:rsidDel="00000000" w:rsidR="00000000" w:rsidRPr="00000000">
              <w:rPr>
                <w:sz w:val="20"/>
                <w:szCs w:val="20"/>
                <w:rtl w:val="0"/>
              </w:rPr>
              <w:t xml:space="preserve">FK para </w:t>
            </w:r>
            <w:r w:rsidDel="00000000" w:rsidR="00000000" w:rsidRPr="00000000">
              <w:rPr>
                <w:i w:val="1"/>
                <w:iCs w:val="1"/>
                <w:sz w:val="20"/>
                <w:szCs w:val="20"/>
                <w:rtl w:val="0"/>
              </w:rPr>
              <w:t xml:space="preserve">norma</w:t>
            </w:r>
            <w:r w:rsidDel="00000000" w:rsidR="00000000" w:rsidRPr="00000000">
              <w:rPr>
                <w:sz w:val="20"/>
                <w:szCs w:val="20"/>
                <w:rtl w:val="0"/>
              </w:rPr>
              <w:t xml:space="preserve"> (de qual lei veio).</w:t>
            </w:r>
          </w:p>
        </w:tc>
      </w:tr>
      <w:tr>
        <w:trPr>
          <w:cantSplit w:val="0"/>
          <w:trHeight w:val="90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EE">
            <w:pPr>
              <w:spacing w:after="0" w:line="276" w:lineRule="auto"/>
              <w:ind w:firstLine="0"/>
              <w:rPr>
                <w:i w:val="1"/>
                <w:iCs w:val="1"/>
                <w:sz w:val="20"/>
                <w:szCs w:val="20"/>
              </w:rPr>
            </w:pPr>
            <w:r w:rsidDel="00000000" w:rsidR="00000000" w:rsidRPr="00000000">
              <w:rPr>
                <w:i w:val="1"/>
                <w:iCs w:val="1"/>
                <w:sz w:val="20"/>
                <w:szCs w:val="20"/>
                <w:rtl w:val="0"/>
              </w:rPr>
              <w:t xml:space="preserve">id_dispositivo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EF">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F0">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F1">
            <w:pPr>
              <w:spacing w:after="0" w:line="276" w:lineRule="auto"/>
              <w:ind w:firstLine="0"/>
              <w:rPr>
                <w:sz w:val="20"/>
                <w:szCs w:val="20"/>
              </w:rPr>
            </w:pPr>
            <w:r w:rsidDel="00000000" w:rsidR="00000000" w:rsidRPr="00000000">
              <w:rPr>
                <w:sz w:val="20"/>
                <w:szCs w:val="20"/>
                <w:rtl w:val="0"/>
              </w:rPr>
              <w:t xml:space="preserve">FK para </w:t>
            </w:r>
            <w:r w:rsidDel="00000000" w:rsidR="00000000" w:rsidRPr="00000000">
              <w:rPr>
                <w:i w:val="1"/>
                <w:iCs w:val="1"/>
                <w:sz w:val="20"/>
                <w:szCs w:val="20"/>
                <w:rtl w:val="0"/>
              </w:rPr>
              <w:t xml:space="preserve">dispositivo</w:t>
            </w:r>
            <w:r w:rsidDel="00000000" w:rsidR="00000000" w:rsidRPr="00000000">
              <w:rPr>
                <w:sz w:val="20"/>
                <w:szCs w:val="20"/>
                <w:rtl w:val="0"/>
              </w:rPr>
              <w:t xml:space="preserve"> (de qual artigo/parágrafo veio, quando aplicável).</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2">
            <w:pPr>
              <w:spacing w:after="0" w:line="276" w:lineRule="auto"/>
              <w:ind w:firstLine="0"/>
              <w:rPr>
                <w:i w:val="1"/>
                <w:iCs w:val="1"/>
                <w:sz w:val="20"/>
                <w:szCs w:val="20"/>
              </w:rPr>
            </w:pPr>
            <w:r w:rsidDel="00000000" w:rsidR="00000000" w:rsidRPr="00000000">
              <w:rPr>
                <w:i w:val="1"/>
                <w:iCs w:val="1"/>
                <w:sz w:val="20"/>
                <w:szCs w:val="20"/>
                <w:rtl w:val="0"/>
              </w:rPr>
              <w:t xml:space="preserve">texto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3">
            <w:pPr>
              <w:spacing w:after="0" w:line="276" w:lineRule="auto"/>
              <w:ind w:firstLine="0"/>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4">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5">
            <w:pPr>
              <w:spacing w:after="0" w:line="276" w:lineRule="auto"/>
              <w:ind w:firstLine="0"/>
              <w:rPr>
                <w:sz w:val="20"/>
                <w:szCs w:val="20"/>
              </w:rPr>
            </w:pPr>
            <w:r w:rsidDel="00000000" w:rsidR="00000000" w:rsidRPr="00000000">
              <w:rPr>
                <w:sz w:val="20"/>
                <w:szCs w:val="20"/>
                <w:rtl w:val="0"/>
              </w:rPr>
              <w:t xml:space="preserve">O trecho exato que foi vetorizado.</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F6">
            <w:pPr>
              <w:spacing w:after="0" w:line="276" w:lineRule="auto"/>
              <w:ind w:firstLine="0"/>
              <w:rPr>
                <w:i w:val="1"/>
                <w:iCs w:val="1"/>
                <w:sz w:val="20"/>
                <w:szCs w:val="20"/>
              </w:rPr>
            </w:pPr>
            <w:r w:rsidDel="00000000" w:rsidR="00000000" w:rsidRPr="00000000">
              <w:rPr>
                <w:i w:val="1"/>
                <w:iCs w:val="1"/>
                <w:sz w:val="20"/>
                <w:szCs w:val="20"/>
                <w:rtl w:val="0"/>
              </w:rPr>
              <w:t xml:space="preserve">embedding</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F7">
            <w:pPr>
              <w:spacing w:after="0" w:line="276" w:lineRule="auto"/>
              <w:ind w:firstLine="0"/>
              <w:rPr>
                <w:sz w:val="20"/>
                <w:szCs w:val="20"/>
              </w:rPr>
            </w:pPr>
            <w:r w:rsidDel="00000000" w:rsidR="00000000" w:rsidRPr="00000000">
              <w:rPr>
                <w:sz w:val="20"/>
                <w:szCs w:val="20"/>
                <w:rtl w:val="0"/>
              </w:rPr>
              <w:t xml:space="preserve">vector</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F8">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F9">
            <w:pPr>
              <w:spacing w:after="0" w:line="276" w:lineRule="auto"/>
              <w:ind w:firstLine="0"/>
              <w:rPr>
                <w:sz w:val="20"/>
                <w:szCs w:val="20"/>
              </w:rPr>
            </w:pPr>
            <w:r w:rsidDel="00000000" w:rsidR="00000000" w:rsidRPr="00000000">
              <w:rPr>
                <w:sz w:val="20"/>
                <w:szCs w:val="20"/>
                <w:rtl w:val="0"/>
              </w:rPr>
              <w:t xml:space="preserve">Vetor do trecho. A dimensão depende do modelo de embeddings.</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A">
            <w:pPr>
              <w:spacing w:after="0" w:line="276" w:lineRule="auto"/>
              <w:ind w:firstLine="0"/>
              <w:rPr>
                <w:i w:val="1"/>
                <w:iCs w:val="1"/>
                <w:sz w:val="20"/>
                <w:szCs w:val="20"/>
              </w:rPr>
            </w:pPr>
            <w:r w:rsidDel="00000000" w:rsidR="00000000" w:rsidRPr="00000000">
              <w:rPr>
                <w:i w:val="1"/>
                <w:iCs w:val="1"/>
                <w:sz w:val="20"/>
                <w:szCs w:val="20"/>
                <w:rtl w:val="0"/>
              </w:rPr>
              <w:t xml:space="preserve">ordem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B">
            <w:pPr>
              <w:spacing w:after="0" w:line="276" w:lineRule="auto"/>
              <w:ind w:firstLine="0"/>
              <w:rPr>
                <w:sz w:val="20"/>
                <w:szCs w:val="20"/>
              </w:rPr>
            </w:pPr>
            <w:r w:rsidDel="00000000" w:rsidR="00000000" w:rsidRPr="00000000">
              <w:rPr>
                <w:sz w:val="20"/>
                <w:szCs w:val="20"/>
                <w:rtl w:val="0"/>
              </w:rPr>
              <w:t xml:space="preserve">INTEGER</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C">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FD">
            <w:pPr>
              <w:spacing w:after="0" w:line="276" w:lineRule="auto"/>
              <w:ind w:firstLine="0"/>
              <w:rPr>
                <w:sz w:val="20"/>
                <w:szCs w:val="20"/>
              </w:rPr>
            </w:pPr>
            <w:r w:rsidDel="00000000" w:rsidR="00000000" w:rsidRPr="00000000">
              <w:rPr>
                <w:sz w:val="20"/>
                <w:szCs w:val="20"/>
                <w:rtl w:val="0"/>
              </w:rPr>
              <w:t xml:space="preserve">Posição do chunk na sequência da norma.</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FE">
            <w:pPr>
              <w:spacing w:after="0" w:line="276" w:lineRule="auto"/>
              <w:ind w:firstLine="0"/>
              <w:rPr>
                <w:i w:val="1"/>
                <w:iCs w:val="1"/>
                <w:sz w:val="20"/>
                <w:szCs w:val="20"/>
              </w:rPr>
            </w:pPr>
            <w:r w:rsidDel="00000000" w:rsidR="00000000" w:rsidRPr="00000000">
              <w:rPr>
                <w:i w:val="1"/>
                <w:iCs w:val="1"/>
                <w:sz w:val="20"/>
                <w:szCs w:val="20"/>
                <w:rtl w:val="0"/>
              </w:rPr>
              <w:t xml:space="preserve">tokens</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2FF">
            <w:pPr>
              <w:spacing w:after="0" w:line="276" w:lineRule="auto"/>
              <w:ind w:firstLine="0"/>
              <w:rPr>
                <w:sz w:val="20"/>
                <w:szCs w:val="20"/>
              </w:rPr>
            </w:pPr>
            <w:r w:rsidDel="00000000" w:rsidR="00000000" w:rsidRPr="00000000">
              <w:rPr>
                <w:sz w:val="20"/>
                <w:szCs w:val="20"/>
                <w:rtl w:val="0"/>
              </w:rPr>
              <w:t xml:space="preserve">INTEGER</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00">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01">
            <w:pPr>
              <w:spacing w:after="0" w:line="276" w:lineRule="auto"/>
              <w:ind w:firstLine="0"/>
              <w:rPr>
                <w:sz w:val="20"/>
                <w:szCs w:val="20"/>
              </w:rPr>
            </w:pPr>
            <w:r w:rsidDel="00000000" w:rsidR="00000000" w:rsidRPr="00000000">
              <w:rPr>
                <w:sz w:val="20"/>
                <w:szCs w:val="20"/>
                <w:rtl w:val="0"/>
              </w:rPr>
              <w:t xml:space="preserve">Tamanho aproximado em tokens (controle de chunking).</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02">
            <w:pPr>
              <w:spacing w:after="0" w:line="276" w:lineRule="auto"/>
              <w:ind w:firstLine="0"/>
              <w:rPr>
                <w:i w:val="1"/>
                <w:iCs w:val="1"/>
                <w:sz w:val="20"/>
                <w:szCs w:val="20"/>
              </w:rPr>
            </w:pPr>
            <w:r w:rsidDel="00000000" w:rsidR="00000000" w:rsidRPr="00000000">
              <w:rPr>
                <w:i w:val="1"/>
                <w:iCs w:val="1"/>
                <w:sz w:val="20"/>
                <w:szCs w:val="20"/>
                <w:rtl w:val="0"/>
              </w:rPr>
              <w:t xml:space="preserve">criado_em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03">
            <w:pPr>
              <w:spacing w:after="0" w:line="276" w:lineRule="auto"/>
              <w:ind w:firstLine="0"/>
              <w:rPr>
                <w:sz w:val="20"/>
                <w:szCs w:val="20"/>
              </w:rPr>
            </w:pPr>
            <w:r w:rsidDel="00000000" w:rsidR="00000000" w:rsidRPr="00000000">
              <w:rPr>
                <w:sz w:val="20"/>
                <w:szCs w:val="20"/>
                <w:rtl w:val="0"/>
              </w:rPr>
              <w:t xml:space="preserve">TIMESTAMPTZ</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04">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05">
            <w:pPr>
              <w:spacing w:after="0" w:line="276" w:lineRule="auto"/>
              <w:ind w:firstLine="0"/>
              <w:rPr>
                <w:sz w:val="20"/>
                <w:szCs w:val="20"/>
              </w:rPr>
            </w:pPr>
            <w:r w:rsidDel="00000000" w:rsidR="00000000" w:rsidRPr="00000000">
              <w:rPr>
                <w:sz w:val="20"/>
                <w:szCs w:val="20"/>
                <w:rtl w:val="0"/>
              </w:rPr>
              <w:t xml:space="preserve">Auditoria.</w:t>
            </w:r>
          </w:p>
        </w:tc>
      </w:tr>
    </w:tbl>
    <w:p w:rsidR="00000000" w:rsidDel="00000000" w:rsidP="00000000" w:rsidRDefault="00000000" w:rsidRPr="00000000" w14:paraId="00000306">
      <w:pPr>
        <w:spacing w:after="200" w:before="80" w:lineRule="auto"/>
        <w:ind w:firstLine="0"/>
        <w:rPr/>
      </w:pPr>
      <w:r w:rsidDel="00000000" w:rsidR="00000000" w:rsidRPr="00000000">
        <w:rPr>
          <w:b w:val="1"/>
          <w:bCs w:val="1"/>
          <w:color w:val="008542"/>
          <w:rtl w:val="0"/>
        </w:rPr>
        <w:t xml:space="preserve">Estratégia de chunking sugerida:</w:t>
      </w:r>
      <w:r w:rsidDel="00000000" w:rsidR="00000000" w:rsidRPr="00000000">
        <w:rPr>
          <w:rtl w:val="0"/>
        </w:rPr>
        <w:t xml:space="preserve"> um chunk por dispositivo (artigo ou parágrafo) quando o texto for curto; dividir dispositivos longos em pedaços de aproximadamente 300 a 500 tokens com pequena sobreposição. Manter </w:t>
      </w:r>
      <w:r w:rsidDel="00000000" w:rsidR="00000000" w:rsidRPr="00000000">
        <w:rPr>
          <w:i w:val="1"/>
          <w:iCs w:val="1"/>
          <w:rtl w:val="0"/>
        </w:rPr>
        <w:t xml:space="preserve">id_dispositivo</w:t>
      </w:r>
      <w:r w:rsidDel="00000000" w:rsidR="00000000" w:rsidRPr="00000000">
        <w:rPr>
          <w:rtl w:val="0"/>
        </w:rPr>
        <w:t xml:space="preserve"> permite citar a origem exata na resposta.</w:t>
      </w:r>
    </w:p>
    <w:p w:rsidR="00000000" w:rsidDel="00000000" w:rsidP="00000000" w:rsidRDefault="00000000" w:rsidRPr="00000000" w14:paraId="00000307">
      <w:pPr>
        <w:spacing w:after="60" w:before="240" w:lineRule="auto"/>
        <w:ind w:firstLine="0"/>
        <w:rPr>
          <w:b w:val="1"/>
          <w:bCs w:val="1"/>
          <w:color w:val="008542"/>
          <w:sz w:val="26"/>
          <w:szCs w:val="26"/>
        </w:rPr>
      </w:pPr>
      <w:r w:rsidDel="00000000" w:rsidR="00000000" w:rsidRPr="00000000">
        <w:rPr>
          <w:b w:val="1"/>
          <w:bCs w:val="1"/>
          <w:color w:val="008542"/>
          <w:sz w:val="26"/>
          <w:szCs w:val="26"/>
          <w:rtl w:val="0"/>
        </w:rPr>
        <w:t xml:space="preserve">Camada 3: Grafo de Relações</w:t>
      </w:r>
    </w:p>
    <w:p w:rsidR="00000000" w:rsidDel="00000000" w:rsidP="00000000" w:rsidRDefault="00000000" w:rsidRPr="00000000" w14:paraId="00000308">
      <w:pPr>
        <w:spacing w:after="80" w:before="240" w:lineRule="auto"/>
        <w:ind w:firstLine="0"/>
        <w:rPr>
          <w:b w:val="1"/>
          <w:bCs w:val="1"/>
          <w:i w:val="1"/>
          <w:iCs w:val="1"/>
          <w:color w:val="008542"/>
          <w:sz w:val="26"/>
          <w:szCs w:val="26"/>
        </w:rPr>
      </w:pPr>
      <w:r w:rsidDel="00000000" w:rsidR="00000000" w:rsidRPr="00000000">
        <w:rPr>
          <w:b w:val="1"/>
          <w:bCs w:val="1"/>
          <w:color w:val="008542"/>
          <w:sz w:val="26"/>
          <w:szCs w:val="26"/>
          <w:rtl w:val="0"/>
        </w:rPr>
        <w:t xml:space="preserve">Tabela: </w:t>
      </w:r>
      <w:r w:rsidDel="00000000" w:rsidR="00000000" w:rsidRPr="00000000">
        <w:rPr>
          <w:b w:val="1"/>
          <w:bCs w:val="1"/>
          <w:i w:val="1"/>
          <w:iCs w:val="1"/>
          <w:color w:val="008542"/>
          <w:sz w:val="26"/>
          <w:szCs w:val="26"/>
          <w:rtl w:val="0"/>
        </w:rPr>
        <w:t xml:space="preserve">vinculo</w:t>
      </w:r>
    </w:p>
    <w:p w:rsidR="00000000" w:rsidDel="00000000" w:rsidP="00000000" w:rsidRDefault="00000000" w:rsidRPr="00000000" w14:paraId="00000309">
      <w:pPr>
        <w:spacing w:after="80" w:lineRule="auto"/>
        <w:ind w:firstLine="0"/>
        <w:rPr/>
      </w:pPr>
      <w:r w:rsidDel="00000000" w:rsidR="00000000" w:rsidRPr="00000000">
        <w:rPr>
          <w:rtl w:val="0"/>
        </w:rPr>
        <w:t xml:space="preserve">Relação direcionada entre duas normas.</w:t>
      </w:r>
    </w:p>
    <w:tbl>
      <w:tblPr>
        <w:tblStyle w:val="Table2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710"/>
        <w:gridCol w:w="1590"/>
        <w:gridCol w:w="3450"/>
        <w:tblGridChange w:id="0">
          <w:tblGrid>
            <w:gridCol w:w="2310"/>
            <w:gridCol w:w="1710"/>
            <w:gridCol w:w="1590"/>
            <w:gridCol w:w="3450"/>
          </w:tblGrid>
        </w:tblGridChange>
      </w:tblGrid>
      <w:tr>
        <w:trPr>
          <w:cantSplit w:val="0"/>
          <w:trHeight w:val="420" w:hRule="atLeast"/>
          <w:tblHeader w:val="0"/>
        </w:trPr>
        <w:tc>
          <w:tcPr>
            <w:tcBorders>
              <w:top w:color="93c47d" w:space="0" w:sz="8" w:val="single"/>
              <w:left w:color="93c47d" w:space="0" w:sz="8" w:val="single"/>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30A">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Campo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30B">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Tipo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30C">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Obrigatório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30D">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Descrição</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0E">
            <w:pPr>
              <w:spacing w:after="0" w:line="276" w:lineRule="auto"/>
              <w:ind w:firstLine="0"/>
              <w:rPr>
                <w:i w:val="1"/>
                <w:iCs w:val="1"/>
                <w:sz w:val="20"/>
                <w:szCs w:val="20"/>
              </w:rPr>
            </w:pPr>
            <w:r w:rsidDel="00000000" w:rsidR="00000000" w:rsidRPr="00000000">
              <w:rPr>
                <w:i w:val="1"/>
                <w:iCs w:val="1"/>
                <w:sz w:val="20"/>
                <w:szCs w:val="20"/>
                <w:rtl w:val="0"/>
              </w:rPr>
              <w:t xml:space="preserve">id_vinculo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0F">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10">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11">
            <w:pPr>
              <w:spacing w:after="0" w:line="276" w:lineRule="auto"/>
              <w:ind w:firstLine="0"/>
              <w:rPr>
                <w:sz w:val="20"/>
                <w:szCs w:val="20"/>
              </w:rPr>
            </w:pPr>
            <w:r w:rsidDel="00000000" w:rsidR="00000000" w:rsidRPr="00000000">
              <w:rPr>
                <w:sz w:val="20"/>
                <w:szCs w:val="20"/>
                <w:rtl w:val="0"/>
              </w:rPr>
              <w:t xml:space="preserve">Identificador único (PK).</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12">
            <w:pPr>
              <w:spacing w:after="0" w:line="276" w:lineRule="auto"/>
              <w:ind w:firstLine="0"/>
              <w:rPr>
                <w:i w:val="1"/>
                <w:iCs w:val="1"/>
                <w:sz w:val="20"/>
                <w:szCs w:val="20"/>
              </w:rPr>
            </w:pPr>
            <w:r w:rsidDel="00000000" w:rsidR="00000000" w:rsidRPr="00000000">
              <w:rPr>
                <w:i w:val="1"/>
                <w:iCs w:val="1"/>
                <w:sz w:val="20"/>
                <w:szCs w:val="20"/>
                <w:rtl w:val="0"/>
              </w:rPr>
              <w:t xml:space="preserve">norma_origem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13">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14">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15">
            <w:pPr>
              <w:spacing w:after="0" w:line="276" w:lineRule="auto"/>
              <w:ind w:firstLine="0"/>
              <w:rPr>
                <w:sz w:val="20"/>
                <w:szCs w:val="20"/>
              </w:rPr>
            </w:pPr>
            <w:r w:rsidDel="00000000" w:rsidR="00000000" w:rsidRPr="00000000">
              <w:rPr>
                <w:sz w:val="20"/>
                <w:szCs w:val="20"/>
                <w:rtl w:val="0"/>
              </w:rPr>
              <w:t xml:space="preserve">FK: norma que exerce a ação.</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16">
            <w:pPr>
              <w:spacing w:after="0" w:line="276" w:lineRule="auto"/>
              <w:ind w:firstLine="0"/>
              <w:rPr>
                <w:i w:val="1"/>
                <w:iCs w:val="1"/>
                <w:sz w:val="20"/>
                <w:szCs w:val="20"/>
              </w:rPr>
            </w:pPr>
            <w:r w:rsidDel="00000000" w:rsidR="00000000" w:rsidRPr="00000000">
              <w:rPr>
                <w:i w:val="1"/>
                <w:iCs w:val="1"/>
                <w:sz w:val="20"/>
                <w:szCs w:val="20"/>
                <w:rtl w:val="0"/>
              </w:rPr>
              <w:t xml:space="preserve">norma_destino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17">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18">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19">
            <w:pPr>
              <w:spacing w:after="0" w:line="276" w:lineRule="auto"/>
              <w:ind w:firstLine="0"/>
              <w:rPr>
                <w:sz w:val="20"/>
                <w:szCs w:val="20"/>
              </w:rPr>
            </w:pPr>
            <w:r w:rsidDel="00000000" w:rsidR="00000000" w:rsidRPr="00000000">
              <w:rPr>
                <w:sz w:val="20"/>
                <w:szCs w:val="20"/>
                <w:rtl w:val="0"/>
              </w:rPr>
              <w:t xml:space="preserve">FK: norma que recebe a ação.</w:t>
            </w:r>
          </w:p>
        </w:tc>
      </w:tr>
      <w:tr>
        <w:trPr>
          <w:cantSplit w:val="0"/>
          <w:trHeight w:val="90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1A">
            <w:pPr>
              <w:spacing w:after="0" w:line="276" w:lineRule="auto"/>
              <w:ind w:firstLine="0"/>
              <w:rPr>
                <w:i w:val="1"/>
                <w:iCs w:val="1"/>
                <w:sz w:val="20"/>
                <w:szCs w:val="20"/>
              </w:rPr>
            </w:pPr>
            <w:r w:rsidDel="00000000" w:rsidR="00000000" w:rsidRPr="00000000">
              <w:rPr>
                <w:i w:val="1"/>
                <w:iCs w:val="1"/>
                <w:sz w:val="20"/>
                <w:szCs w:val="20"/>
                <w:rtl w:val="0"/>
              </w:rPr>
              <w:t xml:space="preserve">tipo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1B">
            <w:pPr>
              <w:spacing w:after="0" w:line="276" w:lineRule="auto"/>
              <w:ind w:firstLine="0"/>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1C">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1D">
            <w:pPr>
              <w:spacing w:after="0" w:line="276" w:lineRule="auto"/>
              <w:ind w:firstLine="0"/>
              <w:rPr>
                <w:sz w:val="20"/>
                <w:szCs w:val="20"/>
              </w:rPr>
            </w:pPr>
            <w:r w:rsidDel="00000000" w:rsidR="00000000" w:rsidRPr="00000000">
              <w:rPr>
                <w:i w:val="1"/>
                <w:iCs w:val="1"/>
                <w:sz w:val="20"/>
                <w:szCs w:val="20"/>
                <w:rtl w:val="0"/>
              </w:rPr>
              <w:t xml:space="preserve">ALTERA</w:t>
            </w:r>
            <w:r w:rsidDel="00000000" w:rsidR="00000000" w:rsidRPr="00000000">
              <w:rPr>
                <w:sz w:val="20"/>
                <w:szCs w:val="20"/>
                <w:rtl w:val="0"/>
              </w:rPr>
              <w:t xml:space="preserve">, </w:t>
            </w:r>
            <w:r w:rsidDel="00000000" w:rsidR="00000000" w:rsidRPr="00000000">
              <w:rPr>
                <w:i w:val="1"/>
                <w:iCs w:val="1"/>
                <w:sz w:val="20"/>
                <w:szCs w:val="20"/>
                <w:rtl w:val="0"/>
              </w:rPr>
              <w:t xml:space="preserve">COMPLEMENTA</w:t>
            </w:r>
            <w:r w:rsidDel="00000000" w:rsidR="00000000" w:rsidRPr="00000000">
              <w:rPr>
                <w:sz w:val="20"/>
                <w:szCs w:val="20"/>
                <w:rtl w:val="0"/>
              </w:rPr>
              <w:t xml:space="preserve">, </w:t>
            </w:r>
            <w:r w:rsidDel="00000000" w:rsidR="00000000" w:rsidRPr="00000000">
              <w:rPr>
                <w:i w:val="1"/>
                <w:iCs w:val="1"/>
                <w:sz w:val="20"/>
                <w:szCs w:val="20"/>
                <w:rtl w:val="0"/>
              </w:rPr>
              <w:t xml:space="preserve">REFERENCIA</w:t>
            </w:r>
            <w:r w:rsidDel="00000000" w:rsidR="00000000" w:rsidRPr="00000000">
              <w:rPr>
                <w:sz w:val="20"/>
                <w:szCs w:val="20"/>
                <w:rtl w:val="0"/>
              </w:rPr>
              <w:t xml:space="preserve">. (Restrito a relações entre normas vigentes.)</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1E">
            <w:pPr>
              <w:spacing w:after="0" w:line="276" w:lineRule="auto"/>
              <w:ind w:firstLine="0"/>
              <w:rPr>
                <w:i w:val="1"/>
                <w:iCs w:val="1"/>
                <w:sz w:val="20"/>
                <w:szCs w:val="20"/>
              </w:rPr>
            </w:pPr>
            <w:r w:rsidDel="00000000" w:rsidR="00000000" w:rsidRPr="00000000">
              <w:rPr>
                <w:i w:val="1"/>
                <w:iCs w:val="1"/>
                <w:sz w:val="20"/>
                <w:szCs w:val="20"/>
                <w:rtl w:val="0"/>
              </w:rPr>
              <w:t xml:space="preserve">disp_origem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1F">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20">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21">
            <w:pPr>
              <w:spacing w:after="0" w:line="276" w:lineRule="auto"/>
              <w:ind w:firstLine="0"/>
              <w:rPr>
                <w:sz w:val="20"/>
                <w:szCs w:val="20"/>
              </w:rPr>
            </w:pPr>
            <w:r w:rsidDel="00000000" w:rsidR="00000000" w:rsidRPr="00000000">
              <w:rPr>
                <w:sz w:val="20"/>
                <w:szCs w:val="20"/>
                <w:rtl w:val="0"/>
              </w:rPr>
              <w:t xml:space="preserve">FK: dispositivo da origem que fundamenta a relação.</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22">
            <w:pPr>
              <w:spacing w:after="0" w:line="276" w:lineRule="auto"/>
              <w:ind w:firstLine="0"/>
              <w:rPr>
                <w:i w:val="1"/>
                <w:iCs w:val="1"/>
                <w:sz w:val="20"/>
                <w:szCs w:val="20"/>
              </w:rPr>
            </w:pPr>
            <w:r w:rsidDel="00000000" w:rsidR="00000000" w:rsidRPr="00000000">
              <w:rPr>
                <w:i w:val="1"/>
                <w:iCs w:val="1"/>
                <w:sz w:val="20"/>
                <w:szCs w:val="20"/>
                <w:rtl w:val="0"/>
              </w:rPr>
              <w:t xml:space="preserve">disp_destino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23">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24">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25">
            <w:pPr>
              <w:spacing w:after="0" w:line="276" w:lineRule="auto"/>
              <w:ind w:firstLine="0"/>
              <w:rPr>
                <w:sz w:val="20"/>
                <w:szCs w:val="20"/>
              </w:rPr>
            </w:pPr>
            <w:r w:rsidDel="00000000" w:rsidR="00000000" w:rsidRPr="00000000">
              <w:rPr>
                <w:sz w:val="20"/>
                <w:szCs w:val="20"/>
                <w:rtl w:val="0"/>
              </w:rPr>
              <w:t xml:space="preserve">FK: dispositivo do destino que fundamenta a relação.</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26">
            <w:pPr>
              <w:spacing w:after="0" w:line="276" w:lineRule="auto"/>
              <w:ind w:firstLine="0"/>
              <w:rPr>
                <w:i w:val="1"/>
                <w:iCs w:val="1"/>
                <w:sz w:val="20"/>
                <w:szCs w:val="20"/>
              </w:rPr>
            </w:pPr>
            <w:r w:rsidDel="00000000" w:rsidR="00000000" w:rsidRPr="00000000">
              <w:rPr>
                <w:i w:val="1"/>
                <w:iCs w:val="1"/>
                <w:sz w:val="20"/>
                <w:szCs w:val="20"/>
                <w:rtl w:val="0"/>
              </w:rPr>
              <w:t xml:space="preserve">confianca</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27">
            <w:pPr>
              <w:spacing w:after="0" w:line="276" w:lineRule="auto"/>
              <w:ind w:firstLine="0"/>
              <w:rPr>
                <w:sz w:val="20"/>
                <w:szCs w:val="20"/>
              </w:rPr>
            </w:pPr>
            <w:r w:rsidDel="00000000" w:rsidR="00000000" w:rsidRPr="00000000">
              <w:rPr>
                <w:sz w:val="20"/>
                <w:szCs w:val="20"/>
                <w:rtl w:val="0"/>
              </w:rPr>
              <w:t xml:space="preserve">ENUM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28">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29">
            <w:pPr>
              <w:spacing w:after="0" w:line="276" w:lineRule="auto"/>
              <w:ind w:firstLine="0"/>
              <w:rPr>
                <w:sz w:val="20"/>
                <w:szCs w:val="20"/>
              </w:rPr>
            </w:pPr>
            <w:r w:rsidDel="00000000" w:rsidR="00000000" w:rsidRPr="00000000">
              <w:rPr>
                <w:i w:val="1"/>
                <w:iCs w:val="1"/>
                <w:sz w:val="20"/>
                <w:szCs w:val="20"/>
                <w:rtl w:val="0"/>
              </w:rPr>
              <w:t xml:space="preserve">alta</w:t>
            </w:r>
            <w:r w:rsidDel="00000000" w:rsidR="00000000" w:rsidRPr="00000000">
              <w:rPr>
                <w:sz w:val="20"/>
                <w:szCs w:val="20"/>
                <w:rtl w:val="0"/>
              </w:rPr>
              <w:t xml:space="preserve">, </w:t>
            </w:r>
            <w:r w:rsidDel="00000000" w:rsidR="00000000" w:rsidRPr="00000000">
              <w:rPr>
                <w:i w:val="1"/>
                <w:iCs w:val="1"/>
                <w:sz w:val="20"/>
                <w:szCs w:val="20"/>
                <w:rtl w:val="0"/>
              </w:rPr>
              <w:t xml:space="preserve">media</w:t>
            </w:r>
            <w:r w:rsidDel="00000000" w:rsidR="00000000" w:rsidRPr="00000000">
              <w:rPr>
                <w:sz w:val="20"/>
                <w:szCs w:val="20"/>
                <w:rtl w:val="0"/>
              </w:rPr>
              <w:t xml:space="preserve">, </w:t>
            </w:r>
            <w:r w:rsidDel="00000000" w:rsidR="00000000" w:rsidRPr="00000000">
              <w:rPr>
                <w:i w:val="1"/>
                <w:iCs w:val="1"/>
                <w:sz w:val="20"/>
                <w:szCs w:val="20"/>
                <w:rtl w:val="0"/>
              </w:rPr>
              <w:t xml:space="preserve">baixa</w:t>
            </w:r>
            <w:r w:rsidDel="00000000" w:rsidR="00000000" w:rsidRPr="00000000">
              <w:rPr>
                <w:sz w:val="20"/>
                <w:szCs w:val="20"/>
                <w:rtl w:val="0"/>
              </w:rPr>
              <w:t xml:space="preserve">: grau atribuído pelo modelo (RNF-02.05).</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2A">
            <w:pPr>
              <w:spacing w:after="0" w:line="276" w:lineRule="auto"/>
              <w:ind w:firstLine="0"/>
              <w:rPr>
                <w:i w:val="1"/>
                <w:iCs w:val="1"/>
                <w:sz w:val="20"/>
                <w:szCs w:val="20"/>
              </w:rPr>
            </w:pPr>
            <w:r w:rsidDel="00000000" w:rsidR="00000000" w:rsidRPr="00000000">
              <w:rPr>
                <w:i w:val="1"/>
                <w:iCs w:val="1"/>
                <w:sz w:val="20"/>
                <w:szCs w:val="20"/>
                <w:rtl w:val="0"/>
              </w:rPr>
              <w:t xml:space="preserve">resumo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2B">
            <w:pPr>
              <w:spacing w:after="0" w:line="276" w:lineRule="auto"/>
              <w:ind w:firstLine="0"/>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2C">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2D">
            <w:pPr>
              <w:spacing w:after="0" w:line="276" w:lineRule="auto"/>
              <w:ind w:firstLine="0"/>
              <w:rPr>
                <w:sz w:val="20"/>
                <w:szCs w:val="20"/>
              </w:rPr>
            </w:pPr>
            <w:r w:rsidDel="00000000" w:rsidR="00000000" w:rsidRPr="00000000">
              <w:rPr>
                <w:sz w:val="20"/>
                <w:szCs w:val="20"/>
                <w:rtl w:val="0"/>
              </w:rPr>
              <w:t xml:space="preserve">Descrição curta da relação.</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2E">
            <w:pPr>
              <w:spacing w:after="0" w:line="276" w:lineRule="auto"/>
              <w:ind w:firstLine="0"/>
              <w:rPr>
                <w:i w:val="1"/>
                <w:iCs w:val="1"/>
                <w:sz w:val="20"/>
                <w:szCs w:val="20"/>
              </w:rPr>
            </w:pPr>
            <w:r w:rsidDel="00000000" w:rsidR="00000000" w:rsidRPr="00000000">
              <w:rPr>
                <w:i w:val="1"/>
                <w:iCs w:val="1"/>
                <w:sz w:val="20"/>
                <w:szCs w:val="20"/>
                <w:rtl w:val="0"/>
              </w:rPr>
              <w:t xml:space="preserve">criterio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2F">
            <w:pPr>
              <w:spacing w:after="0" w:line="276" w:lineRule="auto"/>
              <w:ind w:firstLine="0"/>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30">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31">
            <w:pPr>
              <w:spacing w:after="0" w:line="276" w:lineRule="auto"/>
              <w:ind w:firstLine="0"/>
              <w:rPr>
                <w:sz w:val="20"/>
                <w:szCs w:val="20"/>
              </w:rPr>
            </w:pPr>
            <w:r w:rsidDel="00000000" w:rsidR="00000000" w:rsidRPr="00000000">
              <w:rPr>
                <w:sz w:val="20"/>
                <w:szCs w:val="20"/>
                <w:rtl w:val="0"/>
              </w:rPr>
              <w:t xml:space="preserve">Justificativa detalhada do modelo, em linguagem compreensível (RNF-02.04).</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32">
            <w:pPr>
              <w:spacing w:after="0" w:line="276" w:lineRule="auto"/>
              <w:ind w:firstLine="0"/>
              <w:rPr>
                <w:i w:val="1"/>
                <w:iCs w:val="1"/>
                <w:sz w:val="20"/>
                <w:szCs w:val="20"/>
              </w:rPr>
            </w:pPr>
            <w:r w:rsidDel="00000000" w:rsidR="00000000" w:rsidRPr="00000000">
              <w:rPr>
                <w:i w:val="1"/>
                <w:iCs w:val="1"/>
                <w:sz w:val="20"/>
                <w:szCs w:val="20"/>
                <w:rtl w:val="0"/>
              </w:rPr>
              <w:t xml:space="preserve">inferido_por</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33">
            <w:pPr>
              <w:spacing w:after="0" w:line="276" w:lineRule="auto"/>
              <w:ind w:firstLine="0"/>
              <w:rPr>
                <w:sz w:val="20"/>
                <w:szCs w:val="20"/>
              </w:rPr>
            </w:pPr>
            <w:r w:rsidDel="00000000" w:rsidR="00000000" w:rsidRPr="00000000">
              <w:rPr>
                <w:sz w:val="20"/>
                <w:szCs w:val="20"/>
                <w:rtl w:val="0"/>
              </w:rPr>
              <w:t xml:space="preserve">VARCHAR(80)</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34">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35">
            <w:pPr>
              <w:spacing w:after="0" w:line="276" w:lineRule="auto"/>
              <w:ind w:firstLine="0"/>
              <w:rPr>
                <w:sz w:val="20"/>
                <w:szCs w:val="20"/>
              </w:rPr>
            </w:pPr>
            <w:r w:rsidDel="00000000" w:rsidR="00000000" w:rsidRPr="00000000">
              <w:rPr>
                <w:sz w:val="20"/>
                <w:szCs w:val="20"/>
                <w:rtl w:val="0"/>
              </w:rPr>
              <w:t xml:space="preserve">Modelo/versão que gerou o vínculo (auditoria, RF-SYS.04).</w:t>
            </w:r>
          </w:p>
        </w:tc>
      </w:tr>
    </w:tbl>
    <w:p w:rsidR="00000000" w:rsidDel="00000000" w:rsidP="00000000" w:rsidRDefault="00000000" w:rsidRPr="00000000" w14:paraId="00000336">
      <w:pPr>
        <w:spacing w:after="200" w:before="80" w:lineRule="auto"/>
        <w:ind w:firstLine="0"/>
        <w:rPr/>
      </w:pPr>
      <w:r w:rsidDel="00000000" w:rsidR="00000000" w:rsidRPr="00000000">
        <w:rPr>
          <w:b w:val="1"/>
          <w:bCs w:val="1"/>
          <w:color w:val="008542"/>
          <w:rtl w:val="0"/>
        </w:rPr>
        <w:t xml:space="preserve">Regras:</w:t>
      </w:r>
      <w:r w:rsidDel="00000000" w:rsidR="00000000" w:rsidRPr="00000000">
        <w:rPr>
          <w:rtl w:val="0"/>
        </w:rPr>
        <w:t xml:space="preserve"> não pode haver vínculo de uma norma com ela mesma; a combinação (origem, destino, tipo) é única. Leitura: “norma_origem </w:t>
      </w:r>
      <w:r w:rsidDel="00000000" w:rsidR="00000000" w:rsidRPr="00000000">
        <w:rPr>
          <w:i w:val="1"/>
          <w:iCs w:val="1"/>
          <w:rtl w:val="0"/>
        </w:rPr>
        <w:t xml:space="preserve">tipo</w:t>
      </w:r>
      <w:r w:rsidDel="00000000" w:rsidR="00000000" w:rsidRPr="00000000">
        <w:rPr>
          <w:rtl w:val="0"/>
        </w:rPr>
        <w:t xml:space="preserve"> norma_destino” (ex.: Lei X </w:t>
      </w:r>
      <w:r w:rsidDel="00000000" w:rsidR="00000000" w:rsidRPr="00000000">
        <w:rPr>
          <w:b w:val="1"/>
          <w:bCs w:val="1"/>
          <w:rtl w:val="0"/>
        </w:rPr>
        <w:t xml:space="preserve">complementa</w:t>
      </w:r>
      <w:r w:rsidDel="00000000" w:rsidR="00000000" w:rsidRPr="00000000">
        <w:rPr>
          <w:rtl w:val="0"/>
        </w:rPr>
        <w:t xml:space="preserve"> Lei Y).</w:t>
      </w:r>
    </w:p>
    <w:p w:rsidR="00000000" w:rsidDel="00000000" w:rsidP="00000000" w:rsidRDefault="00000000" w:rsidRPr="00000000" w14:paraId="00000337">
      <w:pPr>
        <w:spacing w:after="60" w:before="240" w:lineRule="auto"/>
        <w:ind w:firstLine="0"/>
        <w:rPr>
          <w:b w:val="1"/>
          <w:bCs w:val="1"/>
          <w:color w:val="008542"/>
          <w:sz w:val="26"/>
          <w:szCs w:val="26"/>
        </w:rPr>
      </w:pPr>
      <w:r w:rsidDel="00000000" w:rsidR="00000000" w:rsidRPr="00000000">
        <w:rPr>
          <w:b w:val="1"/>
          <w:bCs w:val="1"/>
          <w:color w:val="008542"/>
          <w:sz w:val="26"/>
          <w:szCs w:val="26"/>
          <w:rtl w:val="0"/>
        </w:rPr>
        <w:t xml:space="preserve">Camada 4: Uso e Auditoria</w:t>
      </w:r>
    </w:p>
    <w:p w:rsidR="00000000" w:rsidDel="00000000" w:rsidP="00000000" w:rsidRDefault="00000000" w:rsidRPr="00000000" w14:paraId="00000338">
      <w:pPr>
        <w:spacing w:after="80" w:before="240" w:lineRule="auto"/>
        <w:ind w:firstLine="0"/>
        <w:rPr>
          <w:b w:val="1"/>
          <w:bCs w:val="1"/>
          <w:i w:val="1"/>
          <w:iCs w:val="1"/>
          <w:color w:val="008542"/>
          <w:sz w:val="26"/>
          <w:szCs w:val="26"/>
        </w:rPr>
      </w:pPr>
      <w:r w:rsidDel="00000000" w:rsidR="00000000" w:rsidRPr="00000000">
        <w:rPr>
          <w:b w:val="1"/>
          <w:bCs w:val="1"/>
          <w:color w:val="008542"/>
          <w:sz w:val="26"/>
          <w:szCs w:val="26"/>
          <w:rtl w:val="0"/>
        </w:rPr>
        <w:t xml:space="preserve">Tabela: </w:t>
      </w:r>
      <w:r w:rsidDel="00000000" w:rsidR="00000000" w:rsidRPr="00000000">
        <w:rPr>
          <w:b w:val="1"/>
          <w:bCs w:val="1"/>
          <w:i w:val="1"/>
          <w:iCs w:val="1"/>
          <w:color w:val="008542"/>
          <w:sz w:val="26"/>
          <w:szCs w:val="26"/>
          <w:rtl w:val="0"/>
        </w:rPr>
        <w:t xml:space="preserve">consulta</w:t>
      </w:r>
    </w:p>
    <w:p w:rsidR="00000000" w:rsidDel="00000000" w:rsidP="00000000" w:rsidRDefault="00000000" w:rsidRPr="00000000" w14:paraId="00000339">
      <w:pPr>
        <w:spacing w:after="80" w:lineRule="auto"/>
        <w:ind w:firstLine="0"/>
        <w:rPr/>
      </w:pPr>
      <w:r w:rsidDel="00000000" w:rsidR="00000000" w:rsidRPr="00000000">
        <w:rPr>
          <w:rtl w:val="0"/>
        </w:rPr>
        <w:t xml:space="preserve">Cada pergunta do usuário (RF-SYS.04 auditabilidade, RF-02.07 histórico, RNF-SYS.01 privacidade).</w:t>
      </w:r>
    </w:p>
    <w:tbl>
      <w:tblPr>
        <w:tblStyle w:val="Table2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725"/>
        <w:gridCol w:w="1590"/>
        <w:gridCol w:w="3450"/>
        <w:tblGridChange w:id="0">
          <w:tblGrid>
            <w:gridCol w:w="2295"/>
            <w:gridCol w:w="1725"/>
            <w:gridCol w:w="1590"/>
            <w:gridCol w:w="3450"/>
          </w:tblGrid>
        </w:tblGridChange>
      </w:tblGrid>
      <w:tr>
        <w:trPr>
          <w:cantSplit w:val="0"/>
          <w:trHeight w:val="420" w:hRule="atLeast"/>
          <w:tblHeader w:val="0"/>
        </w:trPr>
        <w:tc>
          <w:tcPr>
            <w:tcBorders>
              <w:top w:color="93c47d" w:space="0" w:sz="8" w:val="single"/>
              <w:left w:color="93c47d" w:space="0" w:sz="8" w:val="single"/>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33A">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Campo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33B">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Tipo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33C">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Obrigatório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33D">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Descrição</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3E">
            <w:pPr>
              <w:spacing w:after="0" w:line="276" w:lineRule="auto"/>
              <w:ind w:firstLine="0"/>
              <w:rPr>
                <w:i w:val="1"/>
                <w:iCs w:val="1"/>
                <w:sz w:val="20"/>
                <w:szCs w:val="20"/>
              </w:rPr>
            </w:pPr>
            <w:r w:rsidDel="00000000" w:rsidR="00000000" w:rsidRPr="00000000">
              <w:rPr>
                <w:i w:val="1"/>
                <w:iCs w:val="1"/>
                <w:sz w:val="20"/>
                <w:szCs w:val="20"/>
                <w:rtl w:val="0"/>
              </w:rPr>
              <w:t xml:space="preserve">id_consulta</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3F">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40">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41">
            <w:pPr>
              <w:spacing w:after="0" w:line="276" w:lineRule="auto"/>
              <w:ind w:firstLine="0"/>
              <w:rPr>
                <w:sz w:val="20"/>
                <w:szCs w:val="20"/>
              </w:rPr>
            </w:pPr>
            <w:r w:rsidDel="00000000" w:rsidR="00000000" w:rsidRPr="00000000">
              <w:rPr>
                <w:sz w:val="20"/>
                <w:szCs w:val="20"/>
                <w:rtl w:val="0"/>
              </w:rPr>
              <w:t xml:space="preserve">Identificador único (PK).</w:t>
            </w:r>
          </w:p>
        </w:tc>
      </w:tr>
      <w:tr>
        <w:trPr>
          <w:cantSplit w:val="0"/>
          <w:trHeight w:val="66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42">
            <w:pPr>
              <w:spacing w:after="0" w:line="276" w:lineRule="auto"/>
              <w:ind w:firstLine="0"/>
              <w:rPr>
                <w:i w:val="1"/>
                <w:iCs w:val="1"/>
                <w:sz w:val="20"/>
                <w:szCs w:val="20"/>
              </w:rPr>
            </w:pPr>
            <w:r w:rsidDel="00000000" w:rsidR="00000000" w:rsidRPr="00000000">
              <w:rPr>
                <w:i w:val="1"/>
                <w:iCs w:val="1"/>
                <w:sz w:val="20"/>
                <w:szCs w:val="20"/>
                <w:rtl w:val="0"/>
              </w:rPr>
              <w:t xml:space="preserve">id_usuario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43">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44">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45">
            <w:pPr>
              <w:spacing w:after="0" w:line="276" w:lineRule="auto"/>
              <w:ind w:firstLine="0"/>
              <w:rPr>
                <w:sz w:val="20"/>
                <w:szCs w:val="20"/>
              </w:rPr>
            </w:pPr>
            <w:r w:rsidDel="00000000" w:rsidR="00000000" w:rsidRPr="00000000">
              <w:rPr>
                <w:sz w:val="20"/>
                <w:szCs w:val="20"/>
                <w:rtl w:val="0"/>
              </w:rPr>
              <w:t xml:space="preserve">FK para sua tabela de usuários/perfis (RF-SYS.01).</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46">
            <w:pPr>
              <w:spacing w:after="0" w:line="276" w:lineRule="auto"/>
              <w:ind w:firstLine="0"/>
              <w:rPr>
                <w:i w:val="1"/>
                <w:iCs w:val="1"/>
                <w:sz w:val="20"/>
                <w:szCs w:val="20"/>
              </w:rPr>
            </w:pPr>
            <w:r w:rsidDel="00000000" w:rsidR="00000000" w:rsidRPr="00000000">
              <w:rPr>
                <w:i w:val="1"/>
                <w:iCs w:val="1"/>
                <w:sz w:val="20"/>
                <w:szCs w:val="20"/>
                <w:rtl w:val="0"/>
              </w:rPr>
              <w:t xml:space="preserve">texto_entrada</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47">
            <w:pPr>
              <w:spacing w:after="0" w:line="276" w:lineRule="auto"/>
              <w:ind w:firstLine="0"/>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48">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49">
            <w:pPr>
              <w:spacing w:after="0" w:line="276" w:lineRule="auto"/>
              <w:ind w:firstLine="0"/>
              <w:rPr>
                <w:sz w:val="20"/>
                <w:szCs w:val="20"/>
              </w:rPr>
            </w:pPr>
            <w:r w:rsidDel="00000000" w:rsidR="00000000" w:rsidRPr="00000000">
              <w:rPr>
                <w:sz w:val="20"/>
                <w:szCs w:val="20"/>
                <w:rtl w:val="0"/>
              </w:rPr>
              <w:t xml:space="preserve">Pergunta em linguagem natural.</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4A">
            <w:pPr>
              <w:spacing w:after="0" w:line="276" w:lineRule="auto"/>
              <w:ind w:firstLine="0"/>
              <w:rPr>
                <w:i w:val="1"/>
                <w:iCs w:val="1"/>
                <w:sz w:val="20"/>
                <w:szCs w:val="20"/>
              </w:rPr>
            </w:pPr>
            <w:r w:rsidDel="00000000" w:rsidR="00000000" w:rsidRPr="00000000">
              <w:rPr>
                <w:i w:val="1"/>
                <w:iCs w:val="1"/>
                <w:sz w:val="20"/>
                <w:szCs w:val="20"/>
                <w:rtl w:val="0"/>
              </w:rPr>
              <w:t xml:space="preserve">tipo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4B">
            <w:pPr>
              <w:spacing w:after="0" w:line="276" w:lineRule="auto"/>
              <w:ind w:firstLine="0"/>
              <w:rPr>
                <w:sz w:val="20"/>
                <w:szCs w:val="20"/>
              </w:rPr>
            </w:pPr>
            <w:r w:rsidDel="00000000" w:rsidR="00000000" w:rsidRPr="00000000">
              <w:rPr>
                <w:sz w:val="20"/>
                <w:szCs w:val="20"/>
                <w:rtl w:val="0"/>
              </w:rPr>
              <w:t xml:space="preserve">VARCHAR(20)</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4C">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4D">
            <w:pPr>
              <w:spacing w:after="0" w:line="276" w:lineRule="auto"/>
              <w:ind w:firstLine="0"/>
              <w:rPr>
                <w:sz w:val="20"/>
                <w:szCs w:val="20"/>
              </w:rPr>
            </w:pPr>
            <w:r w:rsidDel="00000000" w:rsidR="00000000" w:rsidRPr="00000000">
              <w:rPr>
                <w:i w:val="1"/>
                <w:iCs w:val="1"/>
                <w:sz w:val="20"/>
                <w:szCs w:val="20"/>
                <w:rtl w:val="0"/>
              </w:rPr>
              <w:t xml:space="preserve">busca</w:t>
            </w:r>
            <w:r w:rsidDel="00000000" w:rsidR="00000000" w:rsidRPr="00000000">
              <w:rPr>
                <w:sz w:val="20"/>
                <w:szCs w:val="20"/>
                <w:rtl w:val="0"/>
              </w:rPr>
              <w:t xml:space="preserve"> (UC-01) ou </w:t>
            </w:r>
            <w:r w:rsidDel="00000000" w:rsidR="00000000" w:rsidRPr="00000000">
              <w:rPr>
                <w:i w:val="1"/>
                <w:iCs w:val="1"/>
                <w:sz w:val="20"/>
                <w:szCs w:val="20"/>
                <w:rtl w:val="0"/>
              </w:rPr>
              <w:t xml:space="preserve">lacuna</w:t>
            </w:r>
            <w:r w:rsidDel="00000000" w:rsidR="00000000" w:rsidRPr="00000000">
              <w:rPr>
                <w:sz w:val="20"/>
                <w:szCs w:val="20"/>
                <w:rtl w:val="0"/>
              </w:rPr>
              <w:t xml:space="preserve"> (UC-02).</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4E">
            <w:pPr>
              <w:spacing w:after="0" w:line="276" w:lineRule="auto"/>
              <w:ind w:firstLine="0"/>
              <w:rPr>
                <w:i w:val="1"/>
                <w:iCs w:val="1"/>
                <w:sz w:val="20"/>
                <w:szCs w:val="20"/>
              </w:rPr>
            </w:pPr>
            <w:r w:rsidDel="00000000" w:rsidR="00000000" w:rsidRPr="00000000">
              <w:rPr>
                <w:i w:val="1"/>
                <w:iCs w:val="1"/>
                <w:sz w:val="20"/>
                <w:szCs w:val="20"/>
                <w:rtl w:val="0"/>
              </w:rPr>
              <w:t xml:space="preserve">criado_em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4F">
            <w:pPr>
              <w:spacing w:after="0" w:line="276" w:lineRule="auto"/>
              <w:ind w:firstLine="0"/>
              <w:rPr>
                <w:sz w:val="20"/>
                <w:szCs w:val="20"/>
              </w:rPr>
            </w:pPr>
            <w:r w:rsidDel="00000000" w:rsidR="00000000" w:rsidRPr="00000000">
              <w:rPr>
                <w:sz w:val="20"/>
                <w:szCs w:val="20"/>
                <w:rtl w:val="0"/>
              </w:rPr>
              <w:t xml:space="preserve">TIMESTAMPTZ</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50">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51">
            <w:pPr>
              <w:spacing w:after="0" w:line="276" w:lineRule="auto"/>
              <w:ind w:firstLine="0"/>
              <w:rPr>
                <w:sz w:val="20"/>
                <w:szCs w:val="20"/>
              </w:rPr>
            </w:pPr>
            <w:r w:rsidDel="00000000" w:rsidR="00000000" w:rsidRPr="00000000">
              <w:rPr>
                <w:sz w:val="20"/>
                <w:szCs w:val="20"/>
                <w:rtl w:val="0"/>
              </w:rPr>
              <w:t xml:space="preserve">Quando a consulta foi feita.</w:t>
            </w:r>
          </w:p>
        </w:tc>
      </w:tr>
    </w:tbl>
    <w:p w:rsidR="00000000" w:rsidDel="00000000" w:rsidP="00000000" w:rsidRDefault="00000000" w:rsidRPr="00000000" w14:paraId="00000352">
      <w:pPr>
        <w:spacing w:after="80" w:before="240" w:lineRule="auto"/>
        <w:ind w:firstLine="0"/>
        <w:rPr>
          <w:b w:val="1"/>
          <w:bCs w:val="1"/>
          <w:i w:val="1"/>
          <w:iCs w:val="1"/>
          <w:color w:val="008542"/>
          <w:sz w:val="26"/>
          <w:szCs w:val="26"/>
        </w:rPr>
      </w:pPr>
      <w:r w:rsidDel="00000000" w:rsidR="00000000" w:rsidRPr="00000000">
        <w:rPr>
          <w:b w:val="1"/>
          <w:bCs w:val="1"/>
          <w:color w:val="008542"/>
          <w:sz w:val="26"/>
          <w:szCs w:val="26"/>
          <w:rtl w:val="0"/>
        </w:rPr>
        <w:t xml:space="preserve">Tabela: </w:t>
      </w:r>
      <w:r w:rsidDel="00000000" w:rsidR="00000000" w:rsidRPr="00000000">
        <w:rPr>
          <w:b w:val="1"/>
          <w:bCs w:val="1"/>
          <w:i w:val="1"/>
          <w:iCs w:val="1"/>
          <w:color w:val="008542"/>
          <w:sz w:val="26"/>
          <w:szCs w:val="26"/>
          <w:rtl w:val="0"/>
        </w:rPr>
        <w:t xml:space="preserve">consulta_resultado</w:t>
      </w:r>
    </w:p>
    <w:p w:rsidR="00000000" w:rsidDel="00000000" w:rsidP="00000000" w:rsidRDefault="00000000" w:rsidRPr="00000000" w14:paraId="00000353">
      <w:pPr>
        <w:spacing w:after="80" w:lineRule="auto"/>
        <w:ind w:firstLine="0"/>
        <w:rPr/>
      </w:pPr>
      <w:r w:rsidDel="00000000" w:rsidR="00000000" w:rsidRPr="00000000">
        <w:rPr>
          <w:rtl w:val="0"/>
        </w:rPr>
        <w:t xml:space="preserve">Normas devolvidas em cada consulta: permite retomar e comparar versões (RF-02.07).</w:t>
      </w:r>
    </w:p>
    <w:tbl>
      <w:tblPr>
        <w:tblStyle w:val="Table2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620"/>
        <w:gridCol w:w="1590"/>
        <w:gridCol w:w="3600"/>
        <w:tblGridChange w:id="0">
          <w:tblGrid>
            <w:gridCol w:w="2250"/>
            <w:gridCol w:w="1620"/>
            <w:gridCol w:w="1590"/>
            <w:gridCol w:w="3600"/>
          </w:tblGrid>
        </w:tblGridChange>
      </w:tblGrid>
      <w:tr>
        <w:trPr>
          <w:cantSplit w:val="0"/>
          <w:trHeight w:val="420" w:hRule="atLeast"/>
          <w:tblHeader w:val="0"/>
        </w:trPr>
        <w:tc>
          <w:tcPr>
            <w:tcBorders>
              <w:top w:color="93c47d" w:space="0" w:sz="8" w:val="single"/>
              <w:left w:color="93c47d" w:space="0" w:sz="8" w:val="single"/>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354">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Campo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355">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Tipo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356">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Obrigatório</w:t>
            </w:r>
          </w:p>
        </w:tc>
        <w:tc>
          <w:tcPr>
            <w:tcBorders>
              <w:top w:color="93c47d" w:space="0" w:sz="8" w:val="single"/>
              <w:left w:color="000000" w:space="0" w:sz="0" w:val="nil"/>
              <w:bottom w:color="93c47d" w:space="0" w:sz="8" w:val="single"/>
              <w:right w:color="93c47d" w:space="0" w:sz="8" w:val="single"/>
            </w:tcBorders>
            <w:shd w:fill="008542" w:val="clear"/>
            <w:tcMar>
              <w:top w:w="80.0" w:type="dxa"/>
              <w:left w:w="120.0" w:type="dxa"/>
              <w:bottom w:w="80.0" w:type="dxa"/>
              <w:right w:w="120.0" w:type="dxa"/>
            </w:tcMar>
            <w:vAlign w:val="top"/>
          </w:tcPr>
          <w:p w:rsidR="00000000" w:rsidDel="00000000" w:rsidP="00000000" w:rsidRDefault="00000000" w:rsidRPr="00000000" w14:paraId="00000357">
            <w:pPr>
              <w:spacing w:after="0" w:line="276" w:lineRule="auto"/>
              <w:ind w:firstLine="0"/>
              <w:rPr>
                <w:b w:val="1"/>
                <w:bCs w:val="1"/>
                <w:color w:val="ffffff"/>
                <w:sz w:val="20"/>
                <w:szCs w:val="20"/>
              </w:rPr>
            </w:pPr>
            <w:r w:rsidDel="00000000" w:rsidR="00000000" w:rsidRPr="00000000">
              <w:rPr>
                <w:b w:val="1"/>
                <w:bCs w:val="1"/>
                <w:color w:val="ffffff"/>
                <w:sz w:val="20"/>
                <w:szCs w:val="20"/>
                <w:rtl w:val="0"/>
              </w:rPr>
              <w:t xml:space="preserve">Descrição</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58">
            <w:pPr>
              <w:spacing w:after="0" w:line="276" w:lineRule="auto"/>
              <w:ind w:firstLine="0"/>
              <w:rPr>
                <w:i w:val="1"/>
                <w:iCs w:val="1"/>
                <w:sz w:val="20"/>
                <w:szCs w:val="20"/>
              </w:rPr>
            </w:pPr>
            <w:r w:rsidDel="00000000" w:rsidR="00000000" w:rsidRPr="00000000">
              <w:rPr>
                <w:i w:val="1"/>
                <w:iCs w:val="1"/>
                <w:sz w:val="20"/>
                <w:szCs w:val="20"/>
                <w:rtl w:val="0"/>
              </w:rPr>
              <w:t xml:space="preserve">id_consulta</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59">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5A">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5B">
            <w:pPr>
              <w:spacing w:after="0" w:line="276" w:lineRule="auto"/>
              <w:ind w:firstLine="0"/>
              <w:rPr>
                <w:sz w:val="20"/>
                <w:szCs w:val="20"/>
              </w:rPr>
            </w:pPr>
            <w:r w:rsidDel="00000000" w:rsidR="00000000" w:rsidRPr="00000000">
              <w:rPr>
                <w:sz w:val="20"/>
                <w:szCs w:val="20"/>
                <w:rtl w:val="0"/>
              </w:rPr>
              <w:t xml:space="preserve">FK para </w:t>
            </w:r>
            <w:r w:rsidDel="00000000" w:rsidR="00000000" w:rsidRPr="00000000">
              <w:rPr>
                <w:i w:val="1"/>
                <w:iCs w:val="1"/>
                <w:sz w:val="20"/>
                <w:szCs w:val="20"/>
                <w:rtl w:val="0"/>
              </w:rPr>
              <w:t xml:space="preserve">consulta</w:t>
            </w:r>
            <w:r w:rsidDel="00000000" w:rsidR="00000000" w:rsidRPr="00000000">
              <w:rPr>
                <w:sz w:val="20"/>
                <w:szCs w:val="20"/>
                <w:rtl w:val="0"/>
              </w:rPr>
              <w:t xml:space="preserve"> (PK composta).</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5C">
            <w:pPr>
              <w:spacing w:after="0" w:line="276" w:lineRule="auto"/>
              <w:ind w:firstLine="0"/>
              <w:rPr>
                <w:i w:val="1"/>
                <w:iCs w:val="1"/>
                <w:sz w:val="20"/>
                <w:szCs w:val="20"/>
              </w:rPr>
            </w:pPr>
            <w:r w:rsidDel="00000000" w:rsidR="00000000" w:rsidRPr="00000000">
              <w:rPr>
                <w:i w:val="1"/>
                <w:iCs w:val="1"/>
                <w:sz w:val="20"/>
                <w:szCs w:val="20"/>
                <w:rtl w:val="0"/>
              </w:rPr>
              <w:t xml:space="preserve">id_norma</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5D">
            <w:pPr>
              <w:spacing w:after="0" w:line="276" w:lineRule="auto"/>
              <w:ind w:firstLine="0"/>
              <w:rPr>
                <w:sz w:val="20"/>
                <w:szCs w:val="20"/>
              </w:rPr>
            </w:pPr>
            <w:r w:rsidDel="00000000" w:rsidR="00000000" w:rsidRPr="00000000">
              <w:rPr>
                <w:sz w:val="20"/>
                <w:szCs w:val="20"/>
                <w:rtl w:val="0"/>
              </w:rPr>
              <w:t xml:space="preserve">UUID</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5E">
            <w:pPr>
              <w:spacing w:after="0" w:line="276" w:lineRule="auto"/>
              <w:ind w:firstLine="0"/>
              <w:rPr>
                <w:sz w:val="20"/>
                <w:szCs w:val="20"/>
              </w:rPr>
            </w:pPr>
            <w:r w:rsidDel="00000000" w:rsidR="00000000" w:rsidRPr="00000000">
              <w:rPr>
                <w:sz w:val="20"/>
                <w:szCs w:val="20"/>
                <w:rtl w:val="0"/>
              </w:rPr>
              <w:t xml:space="preserve">Sim</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5F">
            <w:pPr>
              <w:spacing w:after="0" w:line="276" w:lineRule="auto"/>
              <w:ind w:firstLine="0"/>
              <w:rPr>
                <w:sz w:val="20"/>
                <w:szCs w:val="20"/>
              </w:rPr>
            </w:pPr>
            <w:r w:rsidDel="00000000" w:rsidR="00000000" w:rsidRPr="00000000">
              <w:rPr>
                <w:sz w:val="20"/>
                <w:szCs w:val="20"/>
                <w:rtl w:val="0"/>
              </w:rPr>
              <w:t xml:space="preserve">FK para </w:t>
            </w:r>
            <w:r w:rsidDel="00000000" w:rsidR="00000000" w:rsidRPr="00000000">
              <w:rPr>
                <w:i w:val="1"/>
                <w:iCs w:val="1"/>
                <w:sz w:val="20"/>
                <w:szCs w:val="20"/>
                <w:rtl w:val="0"/>
              </w:rPr>
              <w:t xml:space="preserve">norma</w:t>
            </w:r>
            <w:r w:rsidDel="00000000" w:rsidR="00000000" w:rsidRPr="00000000">
              <w:rPr>
                <w:sz w:val="20"/>
                <w:szCs w:val="20"/>
                <w:rtl w:val="0"/>
              </w:rPr>
              <w:t xml:space="preserve"> (PK composta).</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60">
            <w:pPr>
              <w:spacing w:after="0" w:line="276" w:lineRule="auto"/>
              <w:ind w:firstLine="0"/>
              <w:rPr>
                <w:i w:val="1"/>
                <w:iCs w:val="1"/>
                <w:sz w:val="20"/>
                <w:szCs w:val="20"/>
              </w:rPr>
            </w:pPr>
            <w:r w:rsidDel="00000000" w:rsidR="00000000" w:rsidRPr="00000000">
              <w:rPr>
                <w:i w:val="1"/>
                <w:iCs w:val="1"/>
                <w:sz w:val="20"/>
                <w:szCs w:val="20"/>
                <w:rtl w:val="0"/>
              </w:rPr>
              <w:t xml:space="preserve">posicao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61">
            <w:pPr>
              <w:spacing w:after="0" w:line="276" w:lineRule="auto"/>
              <w:ind w:firstLine="0"/>
              <w:rPr>
                <w:sz w:val="20"/>
                <w:szCs w:val="20"/>
              </w:rPr>
            </w:pPr>
            <w:r w:rsidDel="00000000" w:rsidR="00000000" w:rsidRPr="00000000">
              <w:rPr>
                <w:sz w:val="20"/>
                <w:szCs w:val="20"/>
                <w:rtl w:val="0"/>
              </w:rPr>
              <w:t xml:space="preserve">INTEGER</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62">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363">
            <w:pPr>
              <w:spacing w:after="0" w:line="276" w:lineRule="auto"/>
              <w:ind w:firstLine="0"/>
              <w:rPr>
                <w:sz w:val="20"/>
                <w:szCs w:val="20"/>
              </w:rPr>
            </w:pPr>
            <w:r w:rsidDel="00000000" w:rsidR="00000000" w:rsidRPr="00000000">
              <w:rPr>
                <w:sz w:val="20"/>
                <w:szCs w:val="20"/>
                <w:rtl w:val="0"/>
              </w:rPr>
              <w:t xml:space="preserve">Ranking exibido.</w:t>
            </w:r>
          </w:p>
        </w:tc>
      </w:tr>
      <w:tr>
        <w:trPr>
          <w:cantSplit w:val="0"/>
          <w:trHeight w:val="420" w:hRule="atLeast"/>
          <w:tblHeader w:val="0"/>
        </w:trPr>
        <w:tc>
          <w:tcPr>
            <w:tcBorders>
              <w:top w:color="000000" w:space="0" w:sz="0" w:val="nil"/>
              <w:left w:color="93c47d" w:space="0" w:sz="8" w:val="single"/>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4">
            <w:pPr>
              <w:spacing w:after="0" w:line="276" w:lineRule="auto"/>
              <w:ind w:firstLine="0"/>
              <w:rPr>
                <w:i w:val="1"/>
                <w:iCs w:val="1"/>
                <w:sz w:val="20"/>
                <w:szCs w:val="20"/>
              </w:rPr>
            </w:pPr>
            <w:r w:rsidDel="00000000" w:rsidR="00000000" w:rsidRPr="00000000">
              <w:rPr>
                <w:i w:val="1"/>
                <w:iCs w:val="1"/>
                <w:sz w:val="20"/>
                <w:szCs w:val="20"/>
                <w:rtl w:val="0"/>
              </w:rPr>
              <w:t xml:space="preserve">score</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5">
            <w:pPr>
              <w:spacing w:after="0" w:line="276" w:lineRule="auto"/>
              <w:ind w:firstLine="0"/>
              <w:rPr>
                <w:sz w:val="20"/>
                <w:szCs w:val="20"/>
              </w:rPr>
            </w:pPr>
            <w:r w:rsidDel="00000000" w:rsidR="00000000" w:rsidRPr="00000000">
              <w:rPr>
                <w:sz w:val="20"/>
                <w:szCs w:val="20"/>
                <w:rtl w:val="0"/>
              </w:rPr>
              <w:t xml:space="preserve">REAL</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6">
            <w:pPr>
              <w:spacing w:after="0" w:line="276" w:lineRule="auto"/>
              <w:ind w:firstLine="0"/>
              <w:rPr>
                <w:sz w:val="20"/>
                <w:szCs w:val="20"/>
              </w:rPr>
            </w:pPr>
            <w:r w:rsidDel="00000000" w:rsidR="00000000" w:rsidRPr="00000000">
              <w:rPr>
                <w:sz w:val="20"/>
                <w:szCs w:val="20"/>
                <w:rtl w:val="0"/>
              </w:rPr>
              <w:t xml:space="preserve">Não</w:t>
            </w:r>
          </w:p>
        </w:tc>
        <w:tc>
          <w:tcPr>
            <w:tcBorders>
              <w:top w:color="000000" w:space="0" w:sz="0" w:val="nil"/>
              <w:left w:color="000000" w:space="0" w:sz="0" w:val="nil"/>
              <w:bottom w:color="93c47d" w:space="0" w:sz="8" w:val="single"/>
              <w:right w:color="93c47d"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7">
            <w:pPr>
              <w:spacing w:after="0" w:line="276" w:lineRule="auto"/>
              <w:ind w:firstLine="0"/>
              <w:rPr>
                <w:sz w:val="20"/>
                <w:szCs w:val="20"/>
              </w:rPr>
            </w:pPr>
            <w:r w:rsidDel="00000000" w:rsidR="00000000" w:rsidRPr="00000000">
              <w:rPr>
                <w:sz w:val="20"/>
                <w:szCs w:val="20"/>
                <w:rtl w:val="0"/>
              </w:rPr>
              <w:t xml:space="preserve">Similaridade/relevância no momento.</w:t>
            </w:r>
          </w:p>
        </w:tc>
      </w:tr>
    </w:tbl>
    <w:p w:rsidR="00000000" w:rsidDel="00000000" w:rsidP="00000000" w:rsidRDefault="00000000" w:rsidRPr="00000000" w14:paraId="00000368">
      <w:pPr>
        <w:spacing w:after="60" w:before="240" w:lineRule="auto"/>
        <w:ind w:firstLine="0"/>
        <w:rPr>
          <w:b w:val="1"/>
          <w:bCs w:val="1"/>
          <w:color w:val="008542"/>
          <w:sz w:val="26"/>
          <w:szCs w:val="26"/>
        </w:rPr>
      </w:pPr>
      <w:r w:rsidDel="00000000" w:rsidR="00000000" w:rsidRPr="00000000">
        <w:rPr>
          <w:b w:val="1"/>
          <w:bCs w:val="1"/>
          <w:color w:val="008542"/>
          <w:sz w:val="26"/>
          <w:szCs w:val="26"/>
          <w:rtl w:val="0"/>
        </w:rPr>
        <w:t xml:space="preserve">Cardinalidades</w:t>
      </w:r>
    </w:p>
    <w:p w:rsidR="00000000" w:rsidDel="00000000" w:rsidP="00000000" w:rsidRDefault="00000000" w:rsidRPr="00000000" w14:paraId="00000369">
      <w:pPr>
        <w:numPr>
          <w:ilvl w:val="0"/>
          <w:numId w:val="11"/>
        </w:numPr>
        <w:spacing w:after="0" w:lineRule="auto"/>
        <w:ind w:left="1440" w:hanging="360"/>
        <w:rPr>
          <w:u w:val="none"/>
        </w:rPr>
      </w:pPr>
      <w:r w:rsidDel="00000000" w:rsidR="00000000" w:rsidRPr="00000000">
        <w:rPr>
          <w:i w:val="1"/>
          <w:iCs w:val="1"/>
          <w:rtl w:val="0"/>
        </w:rPr>
        <w:t xml:space="preserve">orgao_emissor</w:t>
      </w:r>
      <w:r w:rsidDel="00000000" w:rsidR="00000000" w:rsidRPr="00000000">
        <w:rPr>
          <w:rtl w:val="0"/>
        </w:rPr>
        <w:t xml:space="preserve"> (1) → (N) </w:t>
      </w:r>
      <w:r w:rsidDel="00000000" w:rsidR="00000000" w:rsidRPr="00000000">
        <w:rPr>
          <w:i w:val="1"/>
          <w:iCs w:val="1"/>
          <w:rtl w:val="0"/>
        </w:rPr>
        <w:t xml:space="preserve">norma</w:t>
      </w:r>
    </w:p>
    <w:p w:rsidR="00000000" w:rsidDel="00000000" w:rsidP="00000000" w:rsidRDefault="00000000" w:rsidRPr="00000000" w14:paraId="0000036A">
      <w:pPr>
        <w:numPr>
          <w:ilvl w:val="0"/>
          <w:numId w:val="11"/>
        </w:numPr>
        <w:spacing w:after="0" w:lineRule="auto"/>
        <w:ind w:left="1440" w:hanging="360"/>
        <w:rPr>
          <w:u w:val="none"/>
        </w:rPr>
      </w:pPr>
      <w:r w:rsidDel="00000000" w:rsidR="00000000" w:rsidRPr="00000000">
        <w:rPr>
          <w:i w:val="1"/>
          <w:iCs w:val="1"/>
          <w:rtl w:val="0"/>
        </w:rPr>
        <w:t xml:space="preserve">norma</w:t>
      </w:r>
      <w:r w:rsidDel="00000000" w:rsidR="00000000" w:rsidRPr="00000000">
        <w:rPr>
          <w:rtl w:val="0"/>
        </w:rPr>
        <w:t xml:space="preserve"> (1) → (N) </w:t>
      </w:r>
      <w:r w:rsidDel="00000000" w:rsidR="00000000" w:rsidRPr="00000000">
        <w:rPr>
          <w:i w:val="1"/>
          <w:iCs w:val="1"/>
          <w:rtl w:val="0"/>
        </w:rPr>
        <w:t xml:space="preserve">dispositivo</w:t>
      </w:r>
    </w:p>
    <w:p w:rsidR="00000000" w:rsidDel="00000000" w:rsidP="00000000" w:rsidRDefault="00000000" w:rsidRPr="00000000" w14:paraId="0000036B">
      <w:pPr>
        <w:numPr>
          <w:ilvl w:val="0"/>
          <w:numId w:val="11"/>
        </w:numPr>
        <w:spacing w:after="0" w:lineRule="auto"/>
        <w:ind w:left="1440" w:hanging="360"/>
        <w:rPr>
          <w:u w:val="none"/>
        </w:rPr>
      </w:pPr>
      <w:r w:rsidDel="00000000" w:rsidR="00000000" w:rsidRPr="00000000">
        <w:rPr>
          <w:i w:val="1"/>
          <w:iCs w:val="1"/>
          <w:rtl w:val="0"/>
        </w:rPr>
        <w:t xml:space="preserve">norma</w:t>
      </w:r>
      <w:r w:rsidDel="00000000" w:rsidR="00000000" w:rsidRPr="00000000">
        <w:rPr>
          <w:rtl w:val="0"/>
        </w:rPr>
        <w:t xml:space="preserve"> (1) → (N) </w:t>
      </w:r>
      <w:r w:rsidDel="00000000" w:rsidR="00000000" w:rsidRPr="00000000">
        <w:rPr>
          <w:i w:val="1"/>
          <w:iCs w:val="1"/>
          <w:rtl w:val="0"/>
        </w:rPr>
        <w:t xml:space="preserve">chunk</w:t>
      </w:r>
    </w:p>
    <w:p w:rsidR="00000000" w:rsidDel="00000000" w:rsidP="00000000" w:rsidRDefault="00000000" w:rsidRPr="00000000" w14:paraId="0000036C">
      <w:pPr>
        <w:numPr>
          <w:ilvl w:val="0"/>
          <w:numId w:val="11"/>
        </w:numPr>
        <w:spacing w:after="0" w:lineRule="auto"/>
        <w:ind w:left="1440" w:hanging="360"/>
        <w:rPr>
          <w:u w:val="none"/>
        </w:rPr>
      </w:pPr>
      <w:r w:rsidDel="00000000" w:rsidR="00000000" w:rsidRPr="00000000">
        <w:rPr>
          <w:i w:val="1"/>
          <w:iCs w:val="1"/>
          <w:rtl w:val="0"/>
        </w:rPr>
        <w:t xml:space="preserve">dispositivo</w:t>
      </w:r>
      <w:r w:rsidDel="00000000" w:rsidR="00000000" w:rsidRPr="00000000">
        <w:rPr>
          <w:rtl w:val="0"/>
        </w:rPr>
        <w:t xml:space="preserve"> (1) → (N) </w:t>
      </w:r>
      <w:r w:rsidDel="00000000" w:rsidR="00000000" w:rsidRPr="00000000">
        <w:rPr>
          <w:i w:val="1"/>
          <w:iCs w:val="1"/>
          <w:rtl w:val="0"/>
        </w:rPr>
        <w:t xml:space="preserve">chunk</w:t>
      </w:r>
    </w:p>
    <w:p w:rsidR="00000000" w:rsidDel="00000000" w:rsidP="00000000" w:rsidRDefault="00000000" w:rsidRPr="00000000" w14:paraId="0000036D">
      <w:pPr>
        <w:numPr>
          <w:ilvl w:val="0"/>
          <w:numId w:val="11"/>
        </w:numPr>
        <w:spacing w:after="0" w:lineRule="auto"/>
        <w:ind w:left="1440" w:hanging="360"/>
        <w:rPr>
          <w:u w:val="none"/>
        </w:rPr>
      </w:pPr>
      <w:r w:rsidDel="00000000" w:rsidR="00000000" w:rsidRPr="00000000">
        <w:rPr>
          <w:i w:val="1"/>
          <w:iCs w:val="1"/>
          <w:rtl w:val="0"/>
        </w:rPr>
        <w:t xml:space="preserve">norma</w:t>
      </w:r>
      <w:r w:rsidDel="00000000" w:rsidR="00000000" w:rsidRPr="00000000">
        <w:rPr>
          <w:rtl w:val="0"/>
        </w:rPr>
        <w:t xml:space="preserve"> (N) ↔ (N) </w:t>
      </w:r>
      <w:r w:rsidDel="00000000" w:rsidR="00000000" w:rsidRPr="00000000">
        <w:rPr>
          <w:i w:val="1"/>
          <w:iCs w:val="1"/>
          <w:rtl w:val="0"/>
        </w:rPr>
        <w:t xml:space="preserve">assunto</w:t>
      </w:r>
      <w:r w:rsidDel="00000000" w:rsidR="00000000" w:rsidRPr="00000000">
        <w:rPr>
          <w:rtl w:val="0"/>
        </w:rPr>
        <w:t xml:space="preserve"> (via </w:t>
      </w:r>
      <w:r w:rsidDel="00000000" w:rsidR="00000000" w:rsidRPr="00000000">
        <w:rPr>
          <w:i w:val="1"/>
          <w:iCs w:val="1"/>
          <w:rtl w:val="0"/>
        </w:rPr>
        <w:t xml:space="preserve">norma_assunto)</w:t>
      </w:r>
    </w:p>
    <w:p w:rsidR="00000000" w:rsidDel="00000000" w:rsidP="00000000" w:rsidRDefault="00000000" w:rsidRPr="00000000" w14:paraId="0000036E">
      <w:pPr>
        <w:numPr>
          <w:ilvl w:val="0"/>
          <w:numId w:val="11"/>
        </w:numPr>
        <w:spacing w:after="0" w:lineRule="auto"/>
        <w:ind w:left="1440" w:hanging="360"/>
        <w:rPr>
          <w:u w:val="none"/>
        </w:rPr>
      </w:pPr>
      <w:r w:rsidDel="00000000" w:rsidR="00000000" w:rsidRPr="00000000">
        <w:rPr>
          <w:i w:val="1"/>
          <w:iCs w:val="1"/>
          <w:rtl w:val="0"/>
        </w:rPr>
        <w:t xml:space="preserve">norma</w:t>
      </w:r>
      <w:r w:rsidDel="00000000" w:rsidR="00000000" w:rsidRPr="00000000">
        <w:rPr>
          <w:rtl w:val="0"/>
        </w:rPr>
        <w:t xml:space="preserve"> (N) ↔ (N) </w:t>
      </w:r>
      <w:r w:rsidDel="00000000" w:rsidR="00000000" w:rsidRPr="00000000">
        <w:rPr>
          <w:i w:val="1"/>
          <w:iCs w:val="1"/>
          <w:rtl w:val="0"/>
        </w:rPr>
        <w:t xml:space="preserve">norma</w:t>
      </w:r>
      <w:r w:rsidDel="00000000" w:rsidR="00000000" w:rsidRPr="00000000">
        <w:rPr>
          <w:rtl w:val="0"/>
        </w:rPr>
        <w:t xml:space="preserve"> (via </w:t>
      </w:r>
      <w:r w:rsidDel="00000000" w:rsidR="00000000" w:rsidRPr="00000000">
        <w:rPr>
          <w:i w:val="1"/>
          <w:iCs w:val="1"/>
          <w:rtl w:val="0"/>
        </w:rPr>
        <w:t xml:space="preserve">vinculo)</w:t>
      </w:r>
    </w:p>
    <w:p w:rsidR="00000000" w:rsidDel="00000000" w:rsidP="00000000" w:rsidRDefault="00000000" w:rsidRPr="00000000" w14:paraId="0000036F">
      <w:pPr>
        <w:numPr>
          <w:ilvl w:val="0"/>
          <w:numId w:val="11"/>
        </w:numPr>
        <w:spacing w:after="0" w:lineRule="auto"/>
        <w:ind w:left="1440" w:hanging="360"/>
        <w:rPr>
          <w:u w:val="none"/>
        </w:rPr>
      </w:pPr>
      <w:r w:rsidDel="00000000" w:rsidR="00000000" w:rsidRPr="00000000">
        <w:rPr>
          <w:i w:val="1"/>
          <w:iCs w:val="1"/>
          <w:rtl w:val="0"/>
        </w:rPr>
        <w:t xml:space="preserve">dispositivo</w:t>
      </w:r>
      <w:r w:rsidDel="00000000" w:rsidR="00000000" w:rsidRPr="00000000">
        <w:rPr>
          <w:rtl w:val="0"/>
        </w:rPr>
        <w:t xml:space="preserve"> (1) → (N) </w:t>
      </w:r>
      <w:r w:rsidDel="00000000" w:rsidR="00000000" w:rsidRPr="00000000">
        <w:rPr>
          <w:i w:val="1"/>
          <w:iCs w:val="1"/>
          <w:rtl w:val="0"/>
        </w:rPr>
        <w:t xml:space="preserve">vinculo</w:t>
      </w:r>
      <w:r w:rsidDel="00000000" w:rsidR="00000000" w:rsidRPr="00000000">
        <w:rPr>
          <w:rtl w:val="0"/>
        </w:rPr>
        <w:t xml:space="preserve"> (como origem e destino de uma relação)</w:t>
      </w:r>
    </w:p>
    <w:p w:rsidR="00000000" w:rsidDel="00000000" w:rsidP="00000000" w:rsidRDefault="00000000" w:rsidRPr="00000000" w14:paraId="00000370">
      <w:pPr>
        <w:numPr>
          <w:ilvl w:val="0"/>
          <w:numId w:val="11"/>
        </w:numPr>
        <w:spacing w:after="0" w:lineRule="auto"/>
        <w:ind w:left="1440" w:hanging="360"/>
        <w:rPr>
          <w:u w:val="none"/>
        </w:rPr>
      </w:pPr>
      <w:r w:rsidDel="00000000" w:rsidR="00000000" w:rsidRPr="00000000">
        <w:rPr>
          <w:i w:val="1"/>
          <w:iCs w:val="1"/>
          <w:rtl w:val="0"/>
        </w:rPr>
        <w:t xml:space="preserve">consulta</w:t>
      </w:r>
      <w:r w:rsidDel="00000000" w:rsidR="00000000" w:rsidRPr="00000000">
        <w:rPr>
          <w:rtl w:val="0"/>
        </w:rPr>
        <w:t xml:space="preserve"> (1) → (N) </w:t>
      </w:r>
      <w:r w:rsidDel="00000000" w:rsidR="00000000" w:rsidRPr="00000000">
        <w:rPr>
          <w:i w:val="1"/>
          <w:iCs w:val="1"/>
          <w:rtl w:val="0"/>
        </w:rPr>
        <w:t xml:space="preserve">consulta_resultado</w:t>
      </w:r>
    </w:p>
    <w:p w:rsidR="00000000" w:rsidDel="00000000" w:rsidP="00000000" w:rsidRDefault="00000000" w:rsidRPr="00000000" w14:paraId="00000371">
      <w:pPr>
        <w:numPr>
          <w:ilvl w:val="0"/>
          <w:numId w:val="11"/>
        </w:numPr>
        <w:spacing w:after="0" w:lineRule="auto"/>
        <w:ind w:left="1440" w:hanging="360"/>
        <w:rPr>
          <w:u w:val="none"/>
        </w:rPr>
      </w:pPr>
      <w:r w:rsidDel="00000000" w:rsidR="00000000" w:rsidRPr="00000000">
        <w:rPr>
          <w:i w:val="1"/>
          <w:iCs w:val="1"/>
          <w:rtl w:val="0"/>
        </w:rPr>
        <w:t xml:space="preserve">norma</w:t>
      </w:r>
      <w:r w:rsidDel="00000000" w:rsidR="00000000" w:rsidRPr="00000000">
        <w:rPr>
          <w:rtl w:val="0"/>
        </w:rPr>
        <w:t xml:space="preserve"> (1) → (N) </w:t>
      </w:r>
      <w:r w:rsidDel="00000000" w:rsidR="00000000" w:rsidRPr="00000000">
        <w:rPr>
          <w:i w:val="1"/>
          <w:iCs w:val="1"/>
          <w:rtl w:val="0"/>
        </w:rPr>
        <w:t xml:space="preserve">consulta_resultado</w:t>
      </w:r>
    </w:p>
    <w:p w:rsidR="00000000" w:rsidDel="00000000" w:rsidP="00000000" w:rsidRDefault="00000000" w:rsidRPr="00000000" w14:paraId="00000372">
      <w:pPr>
        <w:spacing w:after="120" w:lineRule="auto"/>
        <w:ind w:firstLine="0"/>
        <w:rPr/>
      </w:pPr>
      <w:r w:rsidDel="00000000" w:rsidR="00000000" w:rsidRPr="00000000">
        <w:rPr>
          <w:rtl w:val="0"/>
        </w:rPr>
      </w:r>
    </w:p>
    <w:p w:rsidR="00000000" w:rsidDel="00000000" w:rsidP="00000000" w:rsidRDefault="00000000" w:rsidRPr="00000000" w14:paraId="00000373">
      <w:pPr>
        <w:spacing w:after="120" w:lineRule="auto"/>
        <w:ind w:firstLine="0"/>
        <w:rPr>
          <w:b w:val="1"/>
          <w:bCs w:val="1"/>
          <w:color w:val="008542"/>
          <w:sz w:val="32"/>
          <w:szCs w:val="32"/>
        </w:rPr>
      </w:pPr>
      <w:r w:rsidDel="00000000" w:rsidR="00000000" w:rsidRPr="00000000">
        <w:rPr>
          <w:rtl w:val="0"/>
        </w:rPr>
      </w:r>
    </w:p>
    <w:p w:rsidR="00000000" w:rsidDel="00000000" w:rsidP="00000000" w:rsidRDefault="00000000" w:rsidRPr="00000000" w14:paraId="00000374">
      <w:pPr>
        <w:spacing w:after="120" w:lineRule="auto"/>
        <w:ind w:firstLine="0"/>
        <w:rPr>
          <w:color w:val="555555"/>
        </w:rPr>
      </w:pPr>
      <w:r w:rsidDel="00000000" w:rsidR="00000000" w:rsidRPr="00000000">
        <w:rPr>
          <w:rtl w:val="0"/>
        </w:rPr>
      </w:r>
    </w:p>
    <w:p w:rsidR="00000000" w:rsidDel="00000000" w:rsidP="00000000" w:rsidRDefault="00000000" w:rsidRPr="00000000" w14:paraId="00000375">
      <w:pPr>
        <w:spacing w:after="120" w:lineRule="auto"/>
        <w:ind w:firstLine="0"/>
        <w:rPr/>
      </w:pPr>
      <w:r w:rsidDel="00000000" w:rsidR="00000000" w:rsidRPr="00000000">
        <w:rPr>
          <w:rtl w:val="0"/>
        </w:rPr>
        <w:t xml:space="preserve"> </w:t>
      </w:r>
      <w:r w:rsidDel="00000000" w:rsidR="00000000" w:rsidRPr="00000000">
        <w:rPr>
          <w:rtl w:val="0"/>
        </w:rPr>
      </w:r>
    </w:p>
    <w:sectPr>
      <w:headerReference r:id="rId33" w:type="default"/>
      <w:footerReference r:id="rId34" w:type="default"/>
      <w:pgSz w:h="15840" w:w="12240" w:orient="portrait"/>
      <w:pgMar w:bottom="1134" w:top="1701" w:left="1701"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both"/>
      <w:rPr>
        <w:rFonts w:ascii="Calibri" w:cs="Calibri" w:eastAsia="Calibri" w:hAnsi="Calibri"/>
        <w:b w:val="0"/>
        <w:bCs w:val="0"/>
        <w:i w:val="0"/>
        <w:iCs w:val="0"/>
        <w:smallCaps w:val="0"/>
        <w:strike w:val="0"/>
        <w:color w:val="2c2c2c"/>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9">
    <w:pPr>
      <w:pBdr>
        <w:top w:color="008542" w:space="4" w:sz="6" w:val="single"/>
      </w:pBdr>
      <w:spacing w:after="0" w:before="60" w:line="240" w:lineRule="auto"/>
      <w:ind w:firstLine="0"/>
      <w:jc w:val="center"/>
      <w:rPr/>
    </w:pPr>
    <w:r w:rsidDel="00000000" w:rsidR="00000000" w:rsidRPr="00000000">
      <w:rPr>
        <w:rtl w:val="0"/>
      </w:rPr>
    </w:r>
  </w:p>
  <w:p w:rsidR="00000000" w:rsidDel="00000000" w:rsidP="00000000" w:rsidRDefault="00000000" w:rsidRPr="00000000" w14:paraId="0000037A">
    <w:pPr>
      <w:pBdr>
        <w:top w:color="008542" w:space="4" w:sz="6" w:val="single"/>
      </w:pBdr>
      <w:spacing w:after="0" w:before="60" w:line="240" w:lineRule="auto"/>
      <w:ind w:firstLine="0"/>
      <w:jc w:val="center"/>
      <w:rPr/>
    </w:pPr>
    <w:r w:rsidDel="00000000" w:rsidR="00000000" w:rsidRPr="00000000">
      <w:rPr>
        <w:sz w:val="20"/>
        <w:szCs w:val="20"/>
        <w:rtl w:val="0"/>
      </w:rPr>
      <w:t xml:space="preserve">Página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3">
    <w:p w:rsidR="00000000" w:rsidDel="00000000" w:rsidP="00000000" w:rsidRDefault="00000000" w:rsidRPr="00000000" w14:paraId="0000037B">
      <w:pPr>
        <w:spacing w:after="0"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Interessa pontuar que dois dos advogados entrevistados trabalham neste mesmo escritório, em áreas diferentes e, enquanto o jurista da área de arbitragem disse serem suficientes as informações prestadas por esta aplicação, a da área cível informou que, para sua área de atuação, seria útil a construção de uma nova IA, especializada na consulta legislativa. </w:t>
      </w:r>
    </w:p>
  </w:footnote>
  <w:footnote w:id="4">
    <w:p w:rsidR="00000000" w:rsidDel="00000000" w:rsidP="00000000" w:rsidRDefault="00000000" w:rsidRPr="00000000" w14:paraId="0000037C">
      <w:pPr>
        <w:spacing w:after="0"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Foram consultados os três advogados interrogados na fase anterior, uma residente jurídica da Procuradoria Geral do Município, uma advogada de matéria regulatória de energia e um advogado de direito imobiliário e sucessório. Também foi acessada uma planilha que compila as leis utilizadas pela advogada de LGPD e compliance em seu cotidiano, contendo leis de âmbito federal, estadual e federal, comprovando a utilidade da plataforma para este campo de atuação. </w:t>
      </w:r>
    </w:p>
  </w:footnote>
  <w:footnote w:id="0">
    <w:p w:rsidR="00000000" w:rsidDel="00000000" w:rsidP="00000000" w:rsidRDefault="00000000" w:rsidRPr="00000000" w14:paraId="0000037D">
      <w:pPr>
        <w:spacing w:after="0"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w:t>
      </w:r>
      <w:hyperlink r:id="rId1">
        <w:r w:rsidDel="00000000" w:rsidR="00000000" w:rsidRPr="00000000">
          <w:rPr>
            <w:color w:val="1155cc"/>
            <w:sz w:val="20"/>
            <w:szCs w:val="20"/>
            <w:u w:val="single"/>
            <w:rtl w:val="0"/>
          </w:rPr>
          <w:t xml:space="preserve">https://www.lexml.gov.br/</w:t>
        </w:r>
      </w:hyperlink>
      <w:r w:rsidDel="00000000" w:rsidR="00000000" w:rsidRPr="00000000">
        <w:rPr>
          <w:sz w:val="20"/>
          <w:szCs w:val="20"/>
          <w:rtl w:val="0"/>
        </w:rPr>
        <w:t xml:space="preserve">. Acesso em: 30 jun. 2026.</w:t>
      </w:r>
    </w:p>
  </w:footnote>
  <w:footnote w:id="1">
    <w:p w:rsidR="00000000" w:rsidDel="00000000" w:rsidP="00000000" w:rsidRDefault="00000000" w:rsidRPr="00000000" w14:paraId="0000037E">
      <w:pPr>
        <w:spacing w:after="0"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w:t>
      </w:r>
      <w:hyperlink r:id="rId2">
        <w:r w:rsidDel="00000000" w:rsidR="00000000" w:rsidRPr="00000000">
          <w:rPr>
            <w:color w:val="1155cc"/>
            <w:sz w:val="20"/>
            <w:szCs w:val="20"/>
            <w:u w:val="single"/>
            <w:rtl w:val="0"/>
          </w:rPr>
          <w:t xml:space="preserve">https://ai.legisla.tech/</w:t>
        </w:r>
      </w:hyperlink>
      <w:r w:rsidDel="00000000" w:rsidR="00000000" w:rsidRPr="00000000">
        <w:rPr>
          <w:sz w:val="20"/>
          <w:szCs w:val="20"/>
          <w:rtl w:val="0"/>
        </w:rPr>
        <w:t xml:space="preserve">. Acesso em: 30 jun. 2026.</w:t>
      </w:r>
    </w:p>
  </w:footnote>
  <w:footnote w:id="2">
    <w:p w:rsidR="00000000" w:rsidDel="00000000" w:rsidP="00000000" w:rsidRDefault="00000000" w:rsidRPr="00000000" w14:paraId="0000037F">
      <w:pPr>
        <w:spacing w:after="0"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w:t>
      </w:r>
      <w:hyperlink r:id="rId3">
        <w:r w:rsidDel="00000000" w:rsidR="00000000" w:rsidRPr="00000000">
          <w:rPr>
            <w:color w:val="1155cc"/>
            <w:sz w:val="20"/>
            <w:szCs w:val="20"/>
            <w:u w:val="single"/>
            <w:rtl w:val="0"/>
          </w:rPr>
          <w:t xml:space="preserve">https://leis.org/</w:t>
        </w:r>
      </w:hyperlink>
      <w:r w:rsidDel="00000000" w:rsidR="00000000" w:rsidRPr="00000000">
        <w:rPr>
          <w:sz w:val="20"/>
          <w:szCs w:val="20"/>
          <w:rtl w:val="0"/>
        </w:rPr>
        <w:t xml:space="preserve">. Acesso em: 30 jun. 2026.</w:t>
      </w:r>
    </w:p>
  </w:footnote>
  <w:footnote w:id="5">
    <w:p w:rsidR="00000000" w:rsidDel="00000000" w:rsidP="00000000" w:rsidRDefault="00000000" w:rsidRPr="00000000" w14:paraId="00000380">
      <w:pPr>
        <w:spacing w:after="0"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Conforme AI Act - Regulation (EU) 2024/1689 laying down harmonised rules on artificial intelligence. Disponível em: </w:t>
      </w:r>
      <w:hyperlink r:id="rId4">
        <w:r w:rsidDel="00000000" w:rsidR="00000000" w:rsidRPr="00000000">
          <w:rPr>
            <w:color w:val="1155cc"/>
            <w:sz w:val="20"/>
            <w:szCs w:val="20"/>
            <w:u w:val="single"/>
            <w:rtl w:val="0"/>
          </w:rPr>
          <w:t xml:space="preserve">https://eur-lex.europa.eu/eli/reg/2024/1689/oj/eng</w:t>
        </w:r>
      </w:hyperlink>
      <w:r w:rsidDel="00000000" w:rsidR="00000000" w:rsidRPr="00000000">
        <w:rPr>
          <w:sz w:val="20"/>
          <w:szCs w:val="20"/>
          <w:rtl w:val="0"/>
        </w:rPr>
        <w:t xml:space="preserve">. Acesso em 30 jun. 2026.</w:t>
      </w:r>
    </w:p>
  </w:footnote>
  <w:footnote w:id="6">
    <w:p w:rsidR="00000000" w:rsidDel="00000000" w:rsidP="00000000" w:rsidRDefault="00000000" w:rsidRPr="00000000" w14:paraId="00000381">
      <w:pPr>
        <w:spacing w:after="0"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Conforme High-Level Expert Group on Artificial Intelligence - 2019 - Ethics Guidelines For Trustworthy AI. Disponível em: </w:t>
      </w:r>
      <w:hyperlink r:id="rId5">
        <w:r w:rsidDel="00000000" w:rsidR="00000000" w:rsidRPr="00000000">
          <w:rPr>
            <w:color w:val="1155cc"/>
            <w:sz w:val="20"/>
            <w:szCs w:val="20"/>
            <w:u w:val="single"/>
            <w:rtl w:val="0"/>
          </w:rPr>
          <w:t xml:space="preserve">https://digital-strategy.ec.europa.eu/en/library/ethics-guidelines-trustworthy-ai</w:t>
        </w:r>
      </w:hyperlink>
      <w:r w:rsidDel="00000000" w:rsidR="00000000" w:rsidRPr="00000000">
        <w:rPr>
          <w:sz w:val="20"/>
          <w:szCs w:val="20"/>
          <w:rtl w:val="0"/>
        </w:rPr>
        <w:t xml:space="preserve">. Acesso em: 30 jun. 2026.</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6">
    <w:pPr>
      <w:pBdr>
        <w:bottom w:color="008542" w:space="4" w:sz="6" w:val="single"/>
      </w:pBdr>
      <w:tabs>
        <w:tab w:val="right" w:leader="none" w:pos="9372"/>
      </w:tabs>
      <w:spacing w:after="60" w:line="240" w:lineRule="auto"/>
      <w:ind w:firstLine="0"/>
      <w:rPr>
        <w:color w:val="008542"/>
      </w:rPr>
    </w:pPr>
    <w:r w:rsidDel="00000000" w:rsidR="00000000" w:rsidRPr="00000000">
      <w:rPr>
        <w:color w:val="008542"/>
        <w:sz w:val="18"/>
        <w:szCs w:val="18"/>
        <w:rtl w:val="0"/>
      </w:rPr>
      <w:t xml:space="preserve">Busca Legislativa Inteligente</w:t>
    </w:r>
    <w:r w:rsidDel="00000000" w:rsidR="00000000" w:rsidRPr="00000000">
      <w:rPr>
        <w:color w:val="008542"/>
        <w:rtl w:val="0"/>
      </w:rPr>
      <w:tab/>
    </w:r>
    <w:r w:rsidDel="00000000" w:rsidR="00000000" w:rsidRPr="00000000">
      <w:rPr>
        <w:b w:val="1"/>
        <w:bCs w:val="1"/>
        <w:color w:val="008542"/>
        <w:sz w:val="18"/>
        <w:szCs w:val="18"/>
        <w:rtl w:val="0"/>
      </w:rPr>
      <w:t xml:space="preserve">RELATÓRIO DE PESQUISA</w:t>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both"/>
      <w:rPr>
        <w:rFonts w:ascii="Calibri" w:cs="Calibri" w:eastAsia="Calibri" w:hAnsi="Calibri"/>
        <w:b w:val="0"/>
        <w:bCs w:val="0"/>
        <w:i w:val="0"/>
        <w:iCs w:val="0"/>
        <w:smallCaps w:val="0"/>
        <w:strike w:val="0"/>
        <w:color w:val="2c2c2c"/>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0854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color w:val="00854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color w:val="00854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color w:val="008542"/>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1440" w:hanging="360"/>
      </w:pPr>
      <w:rPr>
        <w:color w:val="008542"/>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c2c2c"/>
        <w:sz w:val="24"/>
        <w:szCs w:val="24"/>
        <w:lang w:val="pt_BR"/>
      </w:rPr>
    </w:rPrDefault>
    <w:pPrDefault>
      <w:pPr>
        <w:spacing w:after="240"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ind w:firstLine="0"/>
      <w:jc w:val="left"/>
    </w:pPr>
    <w:rPr>
      <w:b w:val="1"/>
      <w:bCs w:val="1"/>
      <w:color w:val="008542"/>
      <w:sz w:val="32"/>
      <w:szCs w:val="32"/>
    </w:rPr>
  </w:style>
  <w:style w:type="paragraph" w:styleId="Heading2">
    <w:name w:val="heading 2"/>
    <w:basedOn w:val="Normal"/>
    <w:next w:val="Normal"/>
    <w:pPr>
      <w:keepNext w:val="1"/>
      <w:keepLines w:val="1"/>
      <w:spacing w:after="120" w:before="360" w:lineRule="auto"/>
      <w:ind w:firstLine="0"/>
      <w:jc w:val="left"/>
    </w:pPr>
    <w:rPr>
      <w:b w:val="1"/>
      <w:bCs w:val="1"/>
      <w:color w:val="008542"/>
      <w:sz w:val="26"/>
      <w:szCs w:val="26"/>
    </w:rPr>
  </w:style>
  <w:style w:type="paragraph" w:styleId="Heading3">
    <w:name w:val="heading 3"/>
    <w:basedOn w:val="Normal"/>
    <w:next w:val="Normal"/>
    <w:pPr>
      <w:keepNext w:val="1"/>
      <w:keepLines w:val="1"/>
      <w:spacing w:after="120" w:before="360" w:lineRule="auto"/>
      <w:ind w:firstLine="0"/>
      <w:jc w:val="left"/>
    </w:pPr>
    <w:rPr>
      <w:b w:val="1"/>
      <w:bCs w:val="1"/>
      <w:color w:val="00854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60" w:lineRule="auto"/>
      <w:ind w:firstLine="0"/>
      <w:jc w:val="left"/>
    </w:pPr>
    <w:rPr>
      <w:b w:val="1"/>
      <w:bCs w:val="1"/>
      <w:color w:val="008542"/>
      <w:sz w:val="52"/>
      <w:szCs w:val="52"/>
    </w:rPr>
  </w:style>
  <w:style w:type="paragraph" w:styleId="Subtitle">
    <w:name w:val="Subtitle"/>
    <w:basedOn w:val="Normal"/>
    <w:next w:val="Normal"/>
    <w:pPr>
      <w:ind w:firstLine="709"/>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6.png"/><Relationship Id="rId21" Type="http://schemas.openxmlformats.org/officeDocument/2006/relationships/image" Target="media/image6.png"/><Relationship Id="rId24" Type="http://schemas.openxmlformats.org/officeDocument/2006/relationships/image" Target="media/image13.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4.jpg"/><Relationship Id="rId26" Type="http://schemas.openxmlformats.org/officeDocument/2006/relationships/image" Target="media/image15.png"/><Relationship Id="rId25" Type="http://schemas.openxmlformats.org/officeDocument/2006/relationships/image" Target="media/image12.png"/><Relationship Id="rId28" Type="http://schemas.openxmlformats.org/officeDocument/2006/relationships/hyperlink" Target="https://eprints.sztaki.hu/9204/1/Heder_1_3269345_ny.pdf" TargetMode="External"/><Relationship Id="rId27"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ead.puc-rio.br/pluginfile.php/2614302/mod_resource/content/1/Blackwell%20-%202024%20-%20Moral%20codes%20designing%20alternatives%20to%20AI.pdf" TargetMode="External"/><Relationship Id="rId7" Type="http://schemas.openxmlformats.org/officeDocument/2006/relationships/customXml" Target="../customXML/item1.xml"/><Relationship Id="rId8" Type="http://schemas.openxmlformats.org/officeDocument/2006/relationships/hyperlink" Target="http://leis.org" TargetMode="External"/><Relationship Id="rId31" Type="http://schemas.openxmlformats.org/officeDocument/2006/relationships/hyperlink" Target="https://www.w3.org/Translations/WCAG22-pt-BR/" TargetMode="External"/><Relationship Id="rId30" Type="http://schemas.openxmlformats.org/officeDocument/2006/relationships/hyperlink" Target="https://eur-lex.europa.eu/eli/reg/2024/1689/oj/eng" TargetMode="External"/><Relationship Id="rId11" Type="http://schemas.openxmlformats.org/officeDocument/2006/relationships/image" Target="media/image10.jpg"/><Relationship Id="rId33" Type="http://schemas.openxmlformats.org/officeDocument/2006/relationships/header" Target="header1.xml"/><Relationship Id="rId10" Type="http://schemas.openxmlformats.org/officeDocument/2006/relationships/image" Target="media/image2.jpg"/><Relationship Id="rId32" Type="http://schemas.openxmlformats.org/officeDocument/2006/relationships/hyperlink" Target="https://digital-strategy.ec.europa.eu/en/library/ethics-guidelines-trustworthy-ai" TargetMode="External"/><Relationship Id="rId13" Type="http://schemas.openxmlformats.org/officeDocument/2006/relationships/hyperlink" Target="https://ead.puc-rio.br/pluginfile.php/2614503/mod_resource/content/1/EARTO%20-%202014%20-%20The%20TRL%20Scale%20as%20a%20Research%20%20Innovation%20Policy%20Tool%2C%20EARTO%20Recommendations.pdf" TargetMode="External"/><Relationship Id="rId12" Type="http://schemas.openxmlformats.org/officeDocument/2006/relationships/image" Target="media/image1.jpg"/><Relationship Id="rId34" Type="http://schemas.openxmlformats.org/officeDocument/2006/relationships/footer" Target="footer1.xml"/><Relationship Id="rId15" Type="http://schemas.openxmlformats.org/officeDocument/2006/relationships/image" Target="media/image9.png"/><Relationship Id="rId14" Type="http://schemas.openxmlformats.org/officeDocument/2006/relationships/hyperlink" Target="https://drive.google.com/file/d/1vkPENnkZ1CkcxeAwuPjDVnGwu8WbYrgS/view?usp=sharing" TargetMode="External"/><Relationship Id="rId17" Type="http://schemas.openxmlformats.org/officeDocument/2006/relationships/image" Target="media/image3.png"/><Relationship Id="rId16" Type="http://schemas.openxmlformats.org/officeDocument/2006/relationships/image" Target="media/image8.png"/><Relationship Id="rId19" Type="http://schemas.openxmlformats.org/officeDocument/2006/relationships/image" Target="media/image17.png"/><Relationship Id="rId18" Type="http://schemas.openxmlformats.org/officeDocument/2006/relationships/image" Target="media/image11.png"/></Relationships>
</file>

<file path=word/_rels/footnotes.xml.rels><?xml version="1.0" encoding="UTF-8" standalone="yes"?><Relationships xmlns="http://schemas.openxmlformats.org/package/2006/relationships"><Relationship Id="rId1" Type="http://schemas.openxmlformats.org/officeDocument/2006/relationships/hyperlink" Target="https://www.lexml.gov.br/" TargetMode="External"/><Relationship Id="rId2" Type="http://schemas.openxmlformats.org/officeDocument/2006/relationships/hyperlink" Target="https://ai.legisla.tech/" TargetMode="External"/><Relationship Id="rId3" Type="http://schemas.openxmlformats.org/officeDocument/2006/relationships/hyperlink" Target="https://leis.org/" TargetMode="External"/><Relationship Id="rId4" Type="http://schemas.openxmlformats.org/officeDocument/2006/relationships/hyperlink" Target="https://eur-lex.europa.eu/eli/reg/2024/1689/oj/eng" TargetMode="External"/><Relationship Id="rId5" Type="http://schemas.openxmlformats.org/officeDocument/2006/relationships/hyperlink" Target="https://digital-strategy.ec.europa.eu/en/library/ethics-guidelines-trustworthy-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BVixvnvpqyVv6ipYARyLw17tVw==">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